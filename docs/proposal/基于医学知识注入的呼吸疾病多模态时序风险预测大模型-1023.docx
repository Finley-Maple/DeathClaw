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263B" w14:textId="4AD446DF" w:rsidR="00EA7674" w:rsidRPr="00EA7674" w:rsidRDefault="00EA7674" w:rsidP="00601196">
      <w:pPr>
        <w:spacing w:before="100" w:beforeAutospacing="1" w:after="100" w:afterAutospacing="1" w:line="240" w:lineRule="auto"/>
        <w:outlineLvl w:val="0"/>
        <w:rPr>
          <w:ins w:id="0" w:author="Zhong Cao" w:date="2025-10-23T15:33:00Z"/>
          <w:rFonts w:ascii="FZXiaoBiaoSong-B05S" w:eastAsia="FZXiaoBiaoSong-B05S" w:hAnsi="FZXiaoBiaoSong-B05S" w:cs="SimSun"/>
          <w:kern w:val="36"/>
          <w:sz w:val="48"/>
          <w:szCs w:val="48"/>
          <w14:ligatures w14:val="none"/>
          <w:rPrChange w:id="1" w:author="Zhong Cao" w:date="2025-10-23T15:34:00Z">
            <w:rPr>
              <w:ins w:id="2" w:author="Zhong Cao" w:date="2025-10-23T15:33:00Z"/>
              <w:rFonts w:ascii="SimSun" w:eastAsia="SimSun" w:hAnsi="SimSun" w:cs="SimSun"/>
              <w:b/>
              <w:bCs/>
              <w:kern w:val="36"/>
              <w:sz w:val="48"/>
              <w:szCs w:val="48"/>
              <w14:ligatures w14:val="none"/>
            </w:rPr>
          </w:rPrChange>
        </w:rPr>
      </w:pPr>
      <w:ins w:id="3" w:author="Zhong Cao" w:date="2025-10-23T15:33:00Z">
        <w:r w:rsidRPr="00EA7674">
          <w:rPr>
            <w:rFonts w:ascii="FZXiaoBiaoSong-B05S" w:eastAsia="FZXiaoBiaoSong-B05S" w:hAnsi="FZXiaoBiaoSong-B05S" w:cs="SimSun"/>
            <w:kern w:val="36"/>
            <w:sz w:val="48"/>
            <w:szCs w:val="48"/>
            <w14:ligatures w14:val="none"/>
            <w:rPrChange w:id="4" w:author="Zhong Cao" w:date="2025-10-23T15:34:00Z">
              <w:rPr>
                <w:rFonts w:ascii="SimSun" w:eastAsia="SimSun" w:hAnsi="SimSun" w:cs="SimSun"/>
                <w:b/>
                <w:bCs/>
                <w:kern w:val="36"/>
                <w:sz w:val="48"/>
                <w:szCs w:val="48"/>
                <w14:ligatures w14:val="none"/>
              </w:rPr>
            </w:rPrChange>
          </w:rPr>
          <w:t>Meta-Metric Evolution Framework for Multimodal Temporal Risk Prediction</w:t>
        </w:r>
      </w:ins>
      <w:ins w:id="5" w:author="Zhong Cao" w:date="2025-10-23T15:34:00Z">
        <w:r w:rsidRPr="00EA7674">
          <w:rPr>
            <w:rFonts w:ascii="FZXiaoBiaoSong-B05S" w:eastAsia="FZXiaoBiaoSong-B05S" w:hAnsi="FZXiaoBiaoSong-B05S" w:cs="SimSun"/>
            <w:kern w:val="36"/>
            <w:sz w:val="48"/>
            <w:szCs w:val="48"/>
            <w14:ligatures w14:val="none"/>
            <w:rPrChange w:id="6" w:author="Zhong Cao" w:date="2025-10-23T15:34:00Z">
              <w:rPr>
                <w:rFonts w:ascii="SimSun" w:eastAsia="SimSun" w:hAnsi="SimSun" w:cs="SimSun"/>
                <w:b/>
                <w:bCs/>
                <w:kern w:val="36"/>
                <w:sz w:val="48"/>
                <w:szCs w:val="48"/>
                <w14:ligatures w14:val="none"/>
              </w:rPr>
            </w:rPrChange>
          </w:rPr>
          <w:t xml:space="preserve"> in Patients with Respiratory Diseases</w:t>
        </w:r>
      </w:ins>
    </w:p>
    <w:p w14:paraId="05B3FC91" w14:textId="1EAFB8C3" w:rsidR="00601196" w:rsidDel="007A3FF5" w:rsidRDefault="007A3FF5" w:rsidP="00601196">
      <w:pPr>
        <w:spacing w:before="100" w:beforeAutospacing="1" w:after="100" w:afterAutospacing="1" w:line="240" w:lineRule="auto"/>
        <w:outlineLvl w:val="1"/>
        <w:rPr>
          <w:del w:id="7" w:author="Zhong Cao" w:date="2025-10-23T15:33:00Z"/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</w:pPr>
      <w:del w:id="8" w:author="Zhong Cao" w:date="2025-10-23T15:33:00Z">
        <w:r w:rsidDel="007A3FF5">
          <w:rPr>
            <w:rFonts w:ascii="SimSun" w:eastAsia="SimSun" w:hAnsi="SimSun" w:cs="SimSun" w:hint="eastAsia"/>
            <w:b/>
            <w:bCs/>
            <w:kern w:val="36"/>
            <w:sz w:val="48"/>
            <w:szCs w:val="48"/>
            <w14:ligatures w14:val="none"/>
          </w:rPr>
          <w:delText>M</w:delText>
        </w:r>
        <w:r w:rsidDel="007A3FF5">
          <w:rPr>
            <w:rFonts w:ascii="SimSun" w:eastAsia="SimSun" w:hAnsi="SimSun" w:cs="SimSun"/>
            <w:b/>
            <w:bCs/>
            <w:kern w:val="36"/>
            <w:sz w:val="48"/>
            <w:szCs w:val="48"/>
            <w:lang w:val="en-US"/>
            <w14:ligatures w14:val="none"/>
          </w:rPr>
          <w:delText>ete</w:delText>
        </w:r>
        <w:r w:rsidR="00601196" w:rsidRPr="00601196" w:rsidDel="007A3FF5">
          <w:rPr>
            <w:rFonts w:ascii="SimSun" w:eastAsia="SimSun" w:hAnsi="SimSun" w:cs="SimSun" w:hint="eastAsia"/>
            <w:b/>
            <w:bCs/>
            <w:kern w:val="36"/>
            <w:sz w:val="48"/>
            <w:szCs w:val="48"/>
            <w14:ligatures w14:val="none"/>
          </w:rPr>
          <w:delText>呼吸疾病多模态时序风险预测大模型研究提</w:delText>
        </w:r>
        <w:r w:rsidR="00601196" w:rsidRPr="00601196" w:rsidDel="007A3FF5">
          <w:rPr>
            <w:rFonts w:ascii="SimSun" w:eastAsia="SimSun" w:hAnsi="SimSun" w:cs="SimSun"/>
            <w:b/>
            <w:bCs/>
            <w:kern w:val="36"/>
            <w:sz w:val="48"/>
            <w:szCs w:val="48"/>
            <w14:ligatures w14:val="none"/>
          </w:rPr>
          <w:delText>纲</w:delText>
        </w:r>
      </w:del>
    </w:p>
    <w:p w14:paraId="1937D210" w14:textId="77777777" w:rsidR="007A3FF5" w:rsidRPr="007A3FF5" w:rsidRDefault="007A3FF5" w:rsidP="00601196">
      <w:pPr>
        <w:spacing w:before="100" w:beforeAutospacing="1" w:after="100" w:afterAutospacing="1" w:line="240" w:lineRule="auto"/>
        <w:outlineLvl w:val="0"/>
        <w:rPr>
          <w:ins w:id="9" w:author="Zhong Cao" w:date="2025-10-23T15:33:00Z"/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4ECF6DA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标</w:t>
      </w:r>
    </w:p>
    <w:p w14:paraId="71C70187" w14:textId="6D404C1A" w:rsidR="00601196" w:rsidRPr="00FC67AF" w:rsidRDefault="00601196" w:rsidP="00601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投稿目标：</w:t>
      </w:r>
      <w:r w:rsidR="00FC67AF">
        <w:rPr>
          <w:rFonts w:ascii="SimSun" w:eastAsia="SimSun" w:hAnsi="SimSun" w:cs="SimSun" w:hint="eastAsia"/>
          <w:kern w:val="0"/>
          <w14:ligatures w14:val="none"/>
        </w:rPr>
        <w:t>正刊或者大子刊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医学领域（如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Communications</w:t>
      </w:r>
      <w:r w:rsidR="007A3F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="007A3FF5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IF </w:t>
      </w:r>
      <w:r w:rsidR="007A3F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15.7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Lancet Digital Health</w:t>
      </w:r>
      <w:r w:rsidR="007A3F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="007A3FF5">
        <w:rPr>
          <w:rFonts w:ascii="Times New Roman" w:eastAsia="Times New Roman" w:hAnsi="Times New Roman" w:cs="Times New Roman" w:hint="eastAsia"/>
          <w:i/>
          <w:iCs/>
          <w:kern w:val="0"/>
          <w14:ligatures w14:val="none"/>
        </w:rPr>
        <w:t>IF</w:t>
      </w:r>
      <w:r w:rsidR="007A3FF5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 </w:t>
      </w:r>
      <w:r w:rsidR="007A3F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24.1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FC15630" w14:textId="4DAEA7DE" w:rsidR="00FC67AF" w:rsidRPr="00601196" w:rsidRDefault="00FC67AF" w:rsidP="00601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  <w:kern w:val="0"/>
          <w14:ligatures w14:val="none"/>
        </w:rPr>
        <w:t>挖掘呼吸疾病的高风险预测因子，推动临床呼吸疾病的早发现、早识别、早干预。</w:t>
      </w:r>
    </w:p>
    <w:p w14:paraId="7A928D4D" w14:textId="117A9201" w:rsidR="00601196" w:rsidRPr="00601196" w:rsidRDefault="00601196" w:rsidP="00601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研究目标：</w:t>
      </w:r>
      <w:ins w:id="10" w:author="Zhong Cao" w:date="2025-10-23T15:36:00Z">
        <w:r w:rsidR="00086458" w:rsidRPr="00086458">
          <w:rPr>
            <w:rFonts w:ascii="SimSun" w:eastAsia="SimSun" w:hAnsi="SimSun" w:cs="SimSun"/>
            <w:kern w:val="0"/>
            <w14:ligatures w14:val="none"/>
          </w:rPr>
          <w:t>开发一种以指南“种子指标”（seed indicators）为起点的元指标演化（Meta-Metric Evolution, MME）框架，在影像、文本与数值多模态的时序交互中，自动生成更高层次的元指标族（meta-metrics），用于精准预测呼吸疾病患者的死亡与住院风险；在 UK Biobank 与国内纵向队列实现SOTA性能并证明可迁移性与可解释性。</w:t>
        </w:r>
      </w:ins>
      <w:del w:id="11" w:author="Zhong Cao" w:date="2025-10-23T15:36:00Z">
        <w:r w:rsidRPr="00601196" w:rsidDel="00086458">
          <w:rPr>
            <w:rFonts w:ascii="SimSun" w:eastAsia="SimSun" w:hAnsi="SimSun" w:cs="SimSun" w:hint="eastAsia"/>
            <w:kern w:val="0"/>
            <w14:ligatures w14:val="none"/>
          </w:rPr>
          <w:delText>开发一种基于医学知识的多模态时序风险预测大模型，融合影像、文本和数值数据，精准预测呼吸疾病患者的死亡和住院风险，并在</w:delText>
        </w:r>
        <w:r w:rsidRPr="00601196" w:rsidDel="00086458">
          <w:rPr>
            <w:rFonts w:ascii="Times New Roman" w:eastAsia="Times New Roman" w:hAnsi="Times New Roman" w:cs="Times New Roman"/>
            <w:kern w:val="0"/>
            <w14:ligatures w14:val="none"/>
          </w:rPr>
          <w:delText>UK Biobank</w:delText>
        </w:r>
        <w:r w:rsidRPr="00601196" w:rsidDel="00086458">
          <w:rPr>
            <w:rFonts w:ascii="SimSun" w:eastAsia="SimSun" w:hAnsi="SimSun" w:cs="SimSun" w:hint="eastAsia"/>
            <w:kern w:val="0"/>
            <w14:ligatures w14:val="none"/>
          </w:rPr>
          <w:delText>和</w:delText>
        </w:r>
        <w:r w:rsidR="00360591" w:rsidDel="00086458">
          <w:rPr>
            <w:rFonts w:ascii="SimSun" w:eastAsia="SimSun" w:hAnsi="SimSun" w:cs="SimSun" w:hint="eastAsia"/>
            <w:kern w:val="0"/>
            <w14:ligatures w14:val="none"/>
          </w:rPr>
          <w:delText>国内纵向人群</w:delText>
        </w:r>
        <w:r w:rsidRPr="00601196" w:rsidDel="00086458">
          <w:rPr>
            <w:rFonts w:ascii="SimSun" w:eastAsia="SimSun" w:hAnsi="SimSun" w:cs="SimSun" w:hint="eastAsia"/>
            <w:kern w:val="0"/>
            <w14:ligatures w14:val="none"/>
          </w:rPr>
          <w:delText>队列上实现</w:delText>
        </w:r>
        <w:r w:rsidR="00FC67AF" w:rsidDel="00086458">
          <w:rPr>
            <w:rFonts w:ascii="SimSun" w:eastAsia="SimSun" w:hAnsi="SimSun" w:cs="SimSun" w:hint="eastAsia"/>
            <w:kern w:val="0"/>
            <w14:ligatures w14:val="none"/>
          </w:rPr>
          <w:delText>最佳</w:delText>
        </w:r>
        <w:r w:rsidRPr="00601196" w:rsidDel="00086458">
          <w:rPr>
            <w:rFonts w:ascii="SimSun" w:eastAsia="SimSun" w:hAnsi="SimSun" w:cs="SimSun" w:hint="eastAsia"/>
            <w:kern w:val="0"/>
            <w14:ligatures w14:val="none"/>
          </w:rPr>
          <w:delText>性能</w:delText>
        </w:r>
        <w:r w:rsidRPr="00601196" w:rsidDel="00086458">
          <w:rPr>
            <w:rFonts w:ascii="SimSun" w:eastAsia="SimSun" w:hAnsi="SimSun" w:cs="SimSun"/>
            <w:kern w:val="0"/>
            <w14:ligatures w14:val="none"/>
          </w:rPr>
          <w:delText>。</w:delText>
        </w:r>
      </w:del>
    </w:p>
    <w:p w14:paraId="23C08CFD" w14:textId="0233C664" w:rsidR="00154E97" w:rsidRDefault="00601196" w:rsidP="00601196">
      <w:pPr>
        <w:spacing w:before="100" w:beforeAutospacing="1" w:after="100" w:afterAutospacing="1" w:line="240" w:lineRule="auto"/>
        <w:outlineLvl w:val="1"/>
        <w:rPr>
          <w:ins w:id="12" w:author="Zhong Cao" w:date="2025-10-23T15:36:00Z"/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研究问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题</w:t>
      </w:r>
    </w:p>
    <w:p w14:paraId="4CACF5F0" w14:textId="24337FF4" w:rsidR="00154E97" w:rsidRPr="00154E97" w:rsidRDefault="00154E97" w:rsidP="00601196">
      <w:pPr>
        <w:spacing w:before="100" w:beforeAutospacing="1" w:after="100" w:afterAutospacing="1" w:line="240" w:lineRule="auto"/>
        <w:outlineLvl w:val="1"/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  <w:rPrChange w:id="13" w:author="Zhong Cao" w:date="2025-10-23T15:36:00Z"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rPrChange>
        </w:rPr>
      </w:pPr>
      <w:ins w:id="14" w:author="Zhong Cao" w:date="2025-10-23T15:36:00Z">
        <w:r>
          <w:t>我们将临床指南中的关键指标视作</w:t>
        </w:r>
        <w:r>
          <w:rPr>
            <w:rStyle w:val="Strong"/>
          </w:rPr>
          <w:t>种子指标</w:t>
        </w:r>
        <w:r>
          <w:t>（如</w:t>
        </w:r>
        <w:r>
          <w:t xml:space="preserve"> FEV1/FVC</w:t>
        </w:r>
        <w:r>
          <w:t>、肺结节大小</w:t>
        </w:r>
        <w:r>
          <w:t>/</w:t>
        </w:r>
        <w:r>
          <w:t>体积变化、吸烟史分层等），通过</w:t>
        </w:r>
        <w:r>
          <w:rPr>
            <w:rStyle w:val="Strong"/>
          </w:rPr>
          <w:t>时序与跨模态的演化模块</w:t>
        </w:r>
        <w:r>
          <w:t>生成</w:t>
        </w:r>
        <w:r>
          <w:rPr>
            <w:rStyle w:val="Strong"/>
          </w:rPr>
          <w:t>元指标</w:t>
        </w:r>
        <w:r>
          <w:t>，用于风险预测与临床解释。</w:t>
        </w:r>
      </w:ins>
    </w:p>
    <w:p w14:paraId="3B301540" w14:textId="6F186C7A" w:rsidR="00601196" w:rsidRPr="00601196" w:rsidRDefault="00601196" w:rsidP="00601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如何通过多模态方法，融合时序影像、文本和数值数据，精准预测呼吸疾病患者的死亡和住院风险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3EABF8FD" w14:textId="77777777" w:rsidR="00601196" w:rsidRPr="00601196" w:rsidRDefault="00601196" w:rsidP="00601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子问题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667BD959" w14:textId="1706650E" w:rsidR="00601196" w:rsidRPr="00601196" w:rsidRDefault="00601196" w:rsidP="006011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如何设计高效的多模态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方式，捕捉不同模态</w:t>
      </w:r>
      <w:r w:rsidR="00E47EE0">
        <w:rPr>
          <w:rFonts w:ascii="SimSun" w:eastAsia="SimSun" w:hAnsi="SimSun" w:cs="SimSun" w:hint="eastAsia"/>
          <w:kern w:val="0"/>
          <w14:ligatures w14:val="none"/>
        </w:rPr>
        <w:t>（如CT胸片的磨砂玻璃影）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的时序变化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384E2A90" w14:textId="42EB92DE" w:rsidR="00601196" w:rsidRPr="00202863" w:rsidRDefault="00601196" w:rsidP="00601196">
      <w:pPr>
        <w:numPr>
          <w:ilvl w:val="1"/>
          <w:numId w:val="6"/>
        </w:numPr>
        <w:spacing w:before="100" w:beforeAutospacing="1" w:after="100" w:afterAutospacing="1" w:line="240" w:lineRule="auto"/>
        <w:rPr>
          <w:ins w:id="15" w:author="Zhong Cao" w:date="2025-10-23T15:38:00Z"/>
          <w:rFonts w:ascii="Times New Roman" w:eastAsia="Times New Roman" w:hAnsi="Times New Roman" w:cs="Times New Roman"/>
          <w:kern w:val="0"/>
          <w14:ligatures w14:val="none"/>
          <w:rPrChange w:id="16" w:author="Zhong Cao" w:date="2025-10-23T15:38:00Z">
            <w:rPr>
              <w:ins w:id="17" w:author="Zhong Cao" w:date="2025-10-23T15:38:00Z"/>
              <w:rFonts w:ascii="SimSun" w:eastAsia="SimSun" w:hAnsi="SimSun" w:cs="SimSun"/>
              <w:kern w:val="0"/>
              <w14:ligatures w14:val="none"/>
            </w:rPr>
          </w:rPrChange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如何通过</w:t>
      </w:r>
      <w:ins w:id="18" w:author="Zhong Cao" w:date="2025-10-23T15:39:00Z">
        <w:r w:rsidR="00C8073D">
          <w:rPr>
            <w:rFonts w:ascii="SimSun" w:eastAsia="SimSun" w:hAnsi="SimSun" w:cs="SimSun" w:hint="eastAsia"/>
            <w:kern w:val="0"/>
            <w14:ligatures w14:val="none"/>
          </w:rPr>
          <w:t>临床</w:t>
        </w:r>
        <w:r w:rsidR="002F490D" w:rsidRPr="00C8073D">
          <w:rPr>
            <w:rStyle w:val="Strong"/>
            <w:rFonts w:hint="eastAsia"/>
            <w:b w:val="0"/>
            <w:bCs w:val="0"/>
            <w:rPrChange w:id="19" w:author="Zhong Cao" w:date="2025-10-23T15:39:00Z">
              <w:rPr>
                <w:rStyle w:val="Strong"/>
                <w:rFonts w:hint="eastAsia"/>
              </w:rPr>
            </w:rPrChange>
          </w:rPr>
          <w:t>指南关键</w:t>
        </w:r>
      </w:ins>
      <w:del w:id="20" w:author="Zhong Cao" w:date="2025-10-23T15:39:00Z">
        <w:r w:rsidRPr="00C8073D" w:rsidDel="002F490D">
          <w:rPr>
            <w:rFonts w:ascii="SimSun" w:eastAsia="SimSun" w:hAnsi="SimSun" w:cs="SimSun" w:hint="eastAsia"/>
            <w:b/>
            <w:kern w:val="0"/>
            <w14:ligatures w14:val="none"/>
            <w:rPrChange w:id="21" w:author="Zhong Cao" w:date="2025-10-23T15:39:00Z">
              <w:rPr>
                <w:rFonts w:ascii="SimSun" w:eastAsia="SimSun" w:hAnsi="SimSun" w:cs="SimSun" w:hint="eastAsia"/>
                <w:kern w:val="0"/>
                <w14:ligatures w14:val="none"/>
              </w:rPr>
            </w:rPrChange>
          </w:rPr>
          <w:delText>医学</w:delText>
        </w:r>
      </w:del>
      <w:ins w:id="22" w:author="Zhong Cao" w:date="2025-10-23T15:37:00Z">
        <w:r w:rsidR="006D0709" w:rsidRPr="00C8073D">
          <w:rPr>
            <w:rFonts w:ascii="SimSun" w:eastAsia="SimSun" w:hAnsi="SimSun" w:cs="SimSun"/>
            <w:b/>
            <w:kern w:val="0"/>
            <w14:ligatures w14:val="none"/>
            <w:rPrChange w:id="23" w:author="Zhong Cao" w:date="2025-10-23T15:39:00Z">
              <w:rPr>
                <w:rFonts w:ascii="SimSun" w:eastAsia="SimSun" w:hAnsi="SimSun" w:cs="SimSun"/>
                <w:kern w:val="0"/>
                <w14:ligatures w14:val="none"/>
              </w:rPr>
            </w:rPrChange>
          </w:rPr>
          <w:t>种子</w:t>
        </w:r>
      </w:ins>
      <w:del w:id="24" w:author="Zhong Cao" w:date="2025-10-23T15:37:00Z">
        <w:r w:rsidRPr="00C8073D" w:rsidDel="006D0709">
          <w:rPr>
            <w:rFonts w:ascii="SimSun" w:eastAsia="SimSun" w:hAnsi="SimSun" w:cs="SimSun" w:hint="eastAsia"/>
            <w:b/>
            <w:kern w:val="0"/>
            <w14:ligatures w14:val="none"/>
            <w:rPrChange w:id="25" w:author="Zhong Cao" w:date="2025-10-23T15:39:00Z">
              <w:rPr>
                <w:rFonts w:ascii="SimSun" w:eastAsia="SimSun" w:hAnsi="SimSun" w:cs="SimSun" w:hint="eastAsia"/>
                <w:kern w:val="0"/>
                <w14:ligatures w14:val="none"/>
              </w:rPr>
            </w:rPrChange>
          </w:rPr>
          <w:delText>关键</w:delText>
        </w:r>
      </w:del>
      <w:r w:rsidRPr="00C8073D">
        <w:rPr>
          <w:rFonts w:ascii="SimSun" w:eastAsia="SimSun" w:hAnsi="SimSun" w:cs="SimSun" w:hint="eastAsia"/>
          <w:b/>
          <w:kern w:val="0"/>
          <w14:ligatures w14:val="none"/>
          <w:rPrChange w:id="26" w:author="Zhong Cao" w:date="2025-10-23T15:39:00Z">
            <w:rPr>
              <w:rFonts w:ascii="SimSun" w:eastAsia="SimSun" w:hAnsi="SimSun" w:cs="SimSun" w:hint="eastAsia"/>
              <w:kern w:val="0"/>
              <w14:ligatures w14:val="none"/>
            </w:rPr>
          </w:rPrChange>
        </w:rPr>
        <w:t>指标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、肺结节大小变化）指导特征融合，</w:t>
      </w:r>
      <w:ins w:id="27" w:author="Zhong Cao" w:date="2025-10-23T15:38:00Z">
        <w:r w:rsidR="006D0709">
          <w:rPr>
            <w:rFonts w:ascii="SimSun" w:eastAsia="SimSun" w:hAnsi="SimSun" w:cs="SimSun" w:hint="eastAsia"/>
            <w:kern w:val="0"/>
            <w14:ligatures w14:val="none"/>
          </w:rPr>
          <w:t>形成一系列</w:t>
        </w:r>
        <w:r w:rsidR="006D0709" w:rsidRPr="005E13E7">
          <w:rPr>
            <w:rFonts w:ascii="SimSun" w:eastAsia="SimSun" w:hAnsi="SimSun" w:cs="SimSun" w:hint="eastAsia"/>
            <w:b/>
            <w:bCs/>
            <w:kern w:val="0"/>
            <w14:ligatures w14:val="none"/>
            <w:rPrChange w:id="28" w:author="Zhong Cao" w:date="2025-10-23T15:38:00Z">
              <w:rPr>
                <w:rFonts w:ascii="SimSun" w:eastAsia="SimSun" w:hAnsi="SimSun" w:cs="SimSun" w:hint="eastAsia"/>
                <w:kern w:val="0"/>
                <w14:ligatures w14:val="none"/>
              </w:rPr>
            </w:rPrChange>
          </w:rPr>
          <w:t>元指标</w:t>
        </w:r>
      </w:ins>
      <w:ins w:id="29" w:author="Zhong Cao" w:date="2025-10-23T15:39:00Z">
        <w:r w:rsidR="00B92805">
          <w:rPr>
            <w:rFonts w:ascii="SimSun" w:eastAsia="SimSun" w:hAnsi="SimSun" w:cs="SimSun" w:hint="eastAsia"/>
            <w:b/>
            <w:bCs/>
            <w:kern w:val="0"/>
            <w14:ligatures w14:val="none"/>
          </w:rPr>
          <w:t>（Tokens</w:t>
        </w:r>
      </w:ins>
      <w:ins w:id="30" w:author="Zhong Cao" w:date="2025-10-23T15:40:00Z">
        <w:r w:rsidR="00322689">
          <w:rPr>
            <w:rFonts w:ascii="SimSun" w:eastAsia="SimSun" w:hAnsi="SimSun" w:cs="SimSun" w:hint="eastAsia"/>
            <w:b/>
            <w:bCs/>
            <w:kern w:val="0"/>
            <w14:ligatures w14:val="none"/>
          </w:rPr>
          <w:t>和对应的</w:t>
        </w:r>
      </w:ins>
      <w:ins w:id="31" w:author="Zhong Cao" w:date="2025-10-23T15:39:00Z">
        <w:r w:rsidR="00322689">
          <w:rPr>
            <w:rFonts w:ascii="SimSun" w:eastAsia="SimSun" w:hAnsi="SimSun" w:cs="SimSun" w:hint="eastAsia"/>
            <w:b/>
            <w:bCs/>
            <w:kern w:val="0"/>
            <w14:ligatures w14:val="none"/>
          </w:rPr>
          <w:t>Embeddings</w:t>
        </w:r>
        <w:r w:rsidR="00B92805">
          <w:rPr>
            <w:rFonts w:ascii="SimSun" w:eastAsia="SimSun" w:hAnsi="SimSun" w:cs="SimSun" w:hint="eastAsia"/>
            <w:b/>
            <w:bCs/>
            <w:kern w:val="0"/>
            <w14:ligatures w14:val="none"/>
          </w:rPr>
          <w:t>）</w:t>
        </w:r>
      </w:ins>
      <w:ins w:id="32" w:author="Zhong Cao" w:date="2025-10-23T15:38:00Z">
        <w:r w:rsidR="006D0709">
          <w:rPr>
            <w:rFonts w:ascii="SimSun" w:eastAsia="SimSun" w:hAnsi="SimSun" w:cs="SimSun" w:hint="eastAsia"/>
            <w:kern w:val="0"/>
            <w14:ligatures w14:val="none"/>
          </w:rPr>
          <w:t>，</w:t>
        </w:r>
      </w:ins>
      <w:r w:rsidRPr="00601196">
        <w:rPr>
          <w:rFonts w:ascii="SimSun" w:eastAsia="SimSun" w:hAnsi="SimSun" w:cs="SimSun" w:hint="eastAsia"/>
          <w:kern w:val="0"/>
          <w14:ligatures w14:val="none"/>
        </w:rPr>
        <w:t>提升模型预测精度和可解释性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1FEF3895" w14:textId="7FF34420" w:rsidR="00202863" w:rsidRPr="00601196" w:rsidRDefault="00202863" w:rsidP="006011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ins w:id="33" w:author="Zhong Cao" w:date="2025-10-23T15:38:00Z">
        <w:r w:rsidRPr="00C8073D">
          <w:rPr>
            <w:rStyle w:val="Strong"/>
            <w:rFonts w:hint="eastAsia"/>
            <w:b w:val="0"/>
            <w:bCs w:val="0"/>
            <w:rPrChange w:id="34" w:author="Zhong Cao" w:date="2025-10-23T15:39:00Z">
              <w:rPr>
                <w:rStyle w:val="Strong"/>
                <w:rFonts w:hint="eastAsia"/>
              </w:rPr>
            </w:rPrChange>
          </w:rPr>
          <w:t>如何将</w:t>
        </w:r>
      </w:ins>
      <w:ins w:id="35" w:author="Zhong Cao" w:date="2025-10-23T15:39:00Z">
        <w:r w:rsidR="00C8073D" w:rsidRPr="00C8073D">
          <w:rPr>
            <w:rStyle w:val="Strong"/>
            <w:rFonts w:hint="eastAsia"/>
            <w:b w:val="0"/>
            <w:bCs w:val="0"/>
            <w:rPrChange w:id="36" w:author="Zhong Cao" w:date="2025-10-23T15:39:00Z">
              <w:rPr>
                <w:rStyle w:val="Strong"/>
                <w:rFonts w:hint="eastAsia"/>
              </w:rPr>
            </w:rPrChange>
          </w:rPr>
          <w:t>临床</w:t>
        </w:r>
      </w:ins>
      <w:ins w:id="37" w:author="Zhong Cao" w:date="2025-10-23T15:38:00Z">
        <w:r w:rsidRPr="00C8073D">
          <w:rPr>
            <w:rStyle w:val="Strong"/>
            <w:rFonts w:hint="eastAsia"/>
            <w:b w:val="0"/>
            <w:bCs w:val="0"/>
            <w:rPrChange w:id="38" w:author="Zhong Cao" w:date="2025-10-23T15:39:00Z">
              <w:rPr>
                <w:rStyle w:val="Strong"/>
                <w:rFonts w:hint="eastAsia"/>
              </w:rPr>
            </w:rPrChange>
          </w:rPr>
          <w:t>指南关键阈值与变异率</w:t>
        </w:r>
        <w:r>
          <w:t>（如</w:t>
        </w:r>
        <w:r>
          <w:t xml:space="preserve"> FEV1/FVC </w:t>
        </w:r>
        <w:r>
          <w:t>年降幅、结节体积倍增时间、</w:t>
        </w:r>
        <w:r>
          <w:t xml:space="preserve">CRP </w:t>
        </w:r>
        <w:r>
          <w:t>急性升高）</w:t>
        </w:r>
        <w:r w:rsidRPr="00202863">
          <w:rPr>
            <w:rStyle w:val="Strong"/>
            <w:rFonts w:hint="eastAsia"/>
            <w:b w:val="0"/>
            <w:bCs w:val="0"/>
            <w:rPrChange w:id="39" w:author="Zhong Cao" w:date="2025-10-23T15:38:00Z">
              <w:rPr>
                <w:rStyle w:val="Strong"/>
                <w:rFonts w:hint="eastAsia"/>
              </w:rPr>
            </w:rPrChange>
          </w:rPr>
          <w:t>注入到</w:t>
        </w:r>
        <w:r w:rsidRPr="00A918F2">
          <w:rPr>
            <w:rStyle w:val="Strong"/>
            <w:rFonts w:hint="eastAsia"/>
          </w:rPr>
          <w:t>元指标</w:t>
        </w:r>
      </w:ins>
      <w:ins w:id="40" w:author="Zhong Cao" w:date="2025-10-23T15:39:00Z">
        <w:r w:rsidR="00B92805">
          <w:rPr>
            <w:rStyle w:val="Strong"/>
            <w:rFonts w:hint="eastAsia"/>
          </w:rPr>
          <w:t>（</w:t>
        </w:r>
        <w:r w:rsidR="00B92805">
          <w:rPr>
            <w:rStyle w:val="Strong"/>
            <w:rFonts w:hint="eastAsia"/>
          </w:rPr>
          <w:t>Tokens</w:t>
        </w:r>
      </w:ins>
      <w:ins w:id="41" w:author="Zhong Cao" w:date="2025-10-23T15:40:00Z">
        <w:r w:rsidR="00322689">
          <w:rPr>
            <w:rStyle w:val="Strong"/>
            <w:rFonts w:hint="eastAsia"/>
          </w:rPr>
          <w:t>和对应的</w:t>
        </w:r>
        <w:r w:rsidR="00322689">
          <w:rPr>
            <w:rStyle w:val="Strong"/>
            <w:rFonts w:hint="eastAsia"/>
          </w:rPr>
          <w:t>Embeddings</w:t>
        </w:r>
      </w:ins>
      <w:ins w:id="42" w:author="Zhong Cao" w:date="2025-10-23T15:39:00Z">
        <w:r w:rsidR="0038079E">
          <w:rPr>
            <w:rStyle w:val="Strong"/>
            <w:lang w:val="en-US"/>
          </w:rPr>
          <w:t>）</w:t>
        </w:r>
      </w:ins>
      <w:ins w:id="43" w:author="Zhong Cao" w:date="2025-10-23T15:38:00Z">
        <w:r>
          <w:t>，以提升预测精度与可解释性？</w:t>
        </w:r>
      </w:ins>
    </w:p>
    <w:p w14:paraId="29C39A20" w14:textId="37CBC642" w:rsidR="00601196" w:rsidRPr="00601196" w:rsidRDefault="00601196" w:rsidP="006011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如何在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万人）和</w:t>
      </w:r>
      <w:r w:rsidR="00384620">
        <w:rPr>
          <w:rFonts w:ascii="SimSun" w:eastAsia="SimSun" w:hAnsi="SimSun" w:cs="SimSun" w:hint="eastAsia"/>
          <w:kern w:val="0"/>
          <w14:ligatures w14:val="none"/>
        </w:rPr>
        <w:t>自己收集的纵向人群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人）上验证</w:t>
      </w:r>
      <w:del w:id="44" w:author="Zhong Cao" w:date="2025-10-23T15:40:00Z">
        <w:r w:rsidRPr="00355918" w:rsidDel="00355918">
          <w:rPr>
            <w:rFonts w:ascii="SimSun" w:eastAsia="SimSun" w:hAnsi="SimSun" w:cs="SimSun" w:hint="eastAsia"/>
            <w:b/>
            <w:bCs/>
            <w:kern w:val="0"/>
            <w14:ligatures w14:val="none"/>
            <w:rPrChange w:id="45" w:author="Zhong Cao" w:date="2025-10-23T15:40:00Z">
              <w:rPr>
                <w:rFonts w:ascii="SimSun" w:eastAsia="SimSun" w:hAnsi="SimSun" w:cs="SimSun" w:hint="eastAsia"/>
                <w:kern w:val="0"/>
                <w14:ligatures w14:val="none"/>
              </w:rPr>
            </w:rPrChange>
          </w:rPr>
          <w:delText>模型</w:delText>
        </w:r>
      </w:del>
      <w:ins w:id="46" w:author="Zhong Cao" w:date="2025-10-23T15:40:00Z">
        <w:r w:rsidR="00355918" w:rsidRPr="00355918">
          <w:rPr>
            <w:rFonts w:ascii="SimSun" w:eastAsia="SimSun" w:hAnsi="SimSun" w:cs="SimSun" w:hint="eastAsia"/>
            <w:b/>
            <w:bCs/>
            <w:kern w:val="0"/>
            <w14:ligatures w14:val="none"/>
            <w:rPrChange w:id="47" w:author="Zhong Cao" w:date="2025-10-23T15:40:00Z">
              <w:rPr>
                <w:rFonts w:ascii="SimSun" w:eastAsia="SimSun" w:hAnsi="SimSun" w:cs="SimSun" w:hint="eastAsia"/>
                <w:kern w:val="0"/>
                <w14:ligatures w14:val="none"/>
              </w:rPr>
            </w:rPrChange>
          </w:rPr>
          <w:t>元指标</w:t>
        </w:r>
      </w:ins>
      <w:r w:rsidRPr="00601196">
        <w:rPr>
          <w:rFonts w:ascii="SimSun" w:eastAsia="SimSun" w:hAnsi="SimSun" w:cs="SimSun" w:hint="eastAsia"/>
          <w:kern w:val="0"/>
          <w14:ligatures w14:val="none"/>
        </w:rPr>
        <w:t>的泛化能力</w:t>
      </w:r>
      <w:r w:rsidRPr="00601196">
        <w:rPr>
          <w:rFonts w:ascii="SimSun" w:eastAsia="SimSun" w:hAnsi="SimSun" w:cs="SimSun"/>
          <w:kern w:val="0"/>
          <w14:ligatures w14:val="none"/>
        </w:rPr>
        <w:t>？</w:t>
      </w:r>
    </w:p>
    <w:p w14:paraId="4FFC7FDC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当前研究</w:t>
      </w:r>
      <w:r w:rsidRPr="00601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Gap</w:t>
      </w:r>
    </w:p>
    <w:p w14:paraId="24C20AA4" w14:textId="77777777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特征提取局限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：现有呼吸疾病风险预测方法多依赖人为提取的特征（如肺功能指标、磨玻璃影），或直接使用原始影像和文本数据，缺乏对时序变化的精准捕捉，尤其是在影像特征（如肺结节大小变化）上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31F08C0" w14:textId="77777777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融合方法不足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：简单特征融合（如将影像特征转为分类变量）难以捕捉位置和大小的时序变化，而直接融合原始影像和文本数据缺乏临床依据，导致模型无法精准聚焦未来病变部位，且预测结果可解释性不足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89F790E" w14:textId="77777777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跨数据集验证不足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：现有研究较少在不同人群和疾病阶段（如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队列的长期随访）上验证模型的泛化能力，限制了临床应用价值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8F3D69E" w14:textId="728AA9EC" w:rsidR="00601196" w:rsidRPr="00601196" w:rsidRDefault="00601196" w:rsidP="00601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：通过关键指标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、肺结节大小变化，指导多模态时序特征融合，可显著提升预测精度和可解释性，并通过跨数据集验证增强</w:t>
      </w:r>
      <w:del w:id="48" w:author="Zhong Cao" w:date="2025-10-23T15:40:00Z">
        <w:r w:rsidRPr="00DB2DB6" w:rsidDel="00DB2DB6">
          <w:rPr>
            <w:rFonts w:ascii="SimSun" w:eastAsia="SimSun" w:hAnsi="SimSun" w:cs="SimSun" w:hint="eastAsia"/>
            <w:b/>
            <w:bCs/>
            <w:kern w:val="0"/>
            <w14:ligatures w14:val="none"/>
            <w:rPrChange w:id="49" w:author="Zhong Cao" w:date="2025-10-23T15:41:00Z">
              <w:rPr>
                <w:rFonts w:ascii="SimSun" w:eastAsia="SimSun" w:hAnsi="SimSun" w:cs="SimSun" w:hint="eastAsia"/>
                <w:kern w:val="0"/>
                <w14:ligatures w14:val="none"/>
              </w:rPr>
            </w:rPrChange>
          </w:rPr>
          <w:delText>模型</w:delText>
        </w:r>
      </w:del>
      <w:ins w:id="50" w:author="Zhong Cao" w:date="2025-10-23T15:40:00Z">
        <w:r w:rsidR="00DB2DB6" w:rsidRPr="00DB2DB6">
          <w:rPr>
            <w:rFonts w:ascii="SimSun" w:eastAsia="SimSun" w:hAnsi="SimSun" w:cs="SimSun" w:hint="eastAsia"/>
            <w:b/>
            <w:bCs/>
            <w:kern w:val="0"/>
            <w14:ligatures w14:val="none"/>
            <w:rPrChange w:id="51" w:author="Zhong Cao" w:date="2025-10-23T15:41:00Z">
              <w:rPr>
                <w:rFonts w:ascii="SimSun" w:eastAsia="SimSun" w:hAnsi="SimSun" w:cs="SimSun" w:hint="eastAsia"/>
                <w:kern w:val="0"/>
                <w14:ligatures w14:val="none"/>
              </w:rPr>
            </w:rPrChange>
          </w:rPr>
          <w:t>元</w:t>
        </w:r>
      </w:ins>
      <w:ins w:id="52" w:author="Zhong Cao" w:date="2025-10-23T15:41:00Z">
        <w:r w:rsidR="00DB2DB6" w:rsidRPr="00DB2DB6">
          <w:rPr>
            <w:rFonts w:ascii="SimSun" w:eastAsia="SimSun" w:hAnsi="SimSun" w:cs="SimSun" w:hint="eastAsia"/>
            <w:b/>
            <w:bCs/>
            <w:kern w:val="0"/>
            <w14:ligatures w14:val="none"/>
            <w:rPrChange w:id="53" w:author="Zhong Cao" w:date="2025-10-23T15:41:00Z">
              <w:rPr>
                <w:rFonts w:ascii="SimSun" w:eastAsia="SimSun" w:hAnsi="SimSun" w:cs="SimSun" w:hint="eastAsia"/>
                <w:kern w:val="0"/>
                <w14:ligatures w14:val="none"/>
              </w:rPr>
            </w:rPrChange>
          </w:rPr>
          <w:t>指标</w:t>
        </w:r>
      </w:ins>
      <w:r w:rsidRPr="00601196">
        <w:rPr>
          <w:rFonts w:ascii="SimSun" w:eastAsia="SimSun" w:hAnsi="SimSun" w:cs="SimSun" w:hint="eastAsia"/>
          <w:kern w:val="0"/>
          <w14:ligatures w14:val="none"/>
        </w:rPr>
        <w:t>的鲁棒性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D7D3EA4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数据准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备</w:t>
      </w:r>
    </w:p>
    <w:p w14:paraId="48D91236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数据来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源</w:t>
      </w:r>
    </w:p>
    <w:p w14:paraId="4A9C8C64" w14:textId="77777777" w:rsidR="00601196" w:rsidRPr="00601196" w:rsidRDefault="00601196" w:rsidP="00601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 Biobank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72C2ABF2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人群：</w:t>
      </w:r>
      <w:bookmarkStart w:id="54" w:name="OLE_LINK1"/>
      <w:r w:rsidRPr="00601196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万人，取其中患有呼吸疾病的人群（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ICD-10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代码：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J09-J98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I26-I27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COPD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J44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）或全人群</w:t>
      </w:r>
      <w:bookmarkEnd w:id="54"/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14B5807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数据类型：诊断、伴随诊断、基本状态（人口学）、环境暴露、胸部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、肝功能、血常规、心理评估量表、呼吸评估量表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27CDAC9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数据特点：人均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10+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次诊断数据，包含时序信息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E22D7A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数据获取：通过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查找（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https://biobank.ndph.ox.ac.uk/showcase/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1F7A711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参考文献：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UKB-MDRMF: a multi-disease risk and multimorbidity framework based on UK biobank data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10.1038/s41467-025-58724-3).</w:t>
      </w:r>
    </w:p>
    <w:p w14:paraId="24D119DC" w14:textId="77777777" w:rsidR="00601196" w:rsidRPr="00601196" w:rsidRDefault="00601196" w:rsidP="00601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队列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04D9C8DE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人群：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人，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次随访（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36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48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60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72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84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月）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1FBAC1D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数据类型：诊断、伴随诊断、症状及体征、环境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职业暴露、吸烟史、胸部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（部分缺失）、肝功能、血常规、血生化、血气分析、六分钟步行试验、心理和呼吸评估量表、治疗情况、临床事件、生物样本（血液）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F06A89B" w14:textId="77777777" w:rsidR="00601196" w:rsidRPr="00601196" w:rsidRDefault="00601196" w:rsidP="0060119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数据特点：长期随访数据，适合验证时序预测模型的泛化能力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D7F1481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变量特征表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格</w:t>
      </w:r>
    </w:p>
    <w:p w14:paraId="6F427CAA" w14:textId="77777777" w:rsidR="00601196" w:rsidRPr="00601196" w:rsidRDefault="00601196" w:rsidP="00601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以下为初步整理的变量特征表格，包含核心变量、辅助变量和高级变量，具体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需进一步确认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039"/>
        <w:gridCol w:w="1933"/>
        <w:gridCol w:w="857"/>
        <w:gridCol w:w="4331"/>
      </w:tblGrid>
      <w:tr w:rsidR="00E47EE0" w:rsidRPr="00601196" w14:paraId="478BCAC3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83D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 ID</w:t>
            </w:r>
          </w:p>
        </w:tc>
        <w:tc>
          <w:tcPr>
            <w:tcW w:w="0" w:type="auto"/>
            <w:vAlign w:val="center"/>
            <w:hideMark/>
          </w:tcPr>
          <w:p w14:paraId="229083B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大类名称</w:t>
            </w:r>
          </w:p>
        </w:tc>
        <w:tc>
          <w:tcPr>
            <w:tcW w:w="0" w:type="auto"/>
            <w:vAlign w:val="center"/>
            <w:hideMark/>
          </w:tcPr>
          <w:p w14:paraId="1D1AA3F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字段名称</w:t>
            </w:r>
          </w:p>
        </w:tc>
        <w:tc>
          <w:tcPr>
            <w:tcW w:w="0" w:type="auto"/>
            <w:vAlign w:val="center"/>
            <w:hideMark/>
          </w:tcPr>
          <w:p w14:paraId="2210AD9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变量类型</w:t>
            </w:r>
          </w:p>
        </w:tc>
        <w:tc>
          <w:tcPr>
            <w:tcW w:w="0" w:type="auto"/>
            <w:vAlign w:val="center"/>
            <w:hideMark/>
          </w:tcPr>
          <w:p w14:paraId="74E16867" w14:textId="7C720EAC" w:rsidR="00E47EE0" w:rsidRPr="00601196" w:rsidRDefault="00E47EE0" w:rsidP="006011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SimSun" w:eastAsia="SimSun" w:hAnsi="SimSun" w:cs="SimSun" w:hint="eastAsia"/>
                <w:b/>
                <w:bCs/>
                <w:kern w:val="0"/>
                <w14:ligatures w14:val="none"/>
              </w:rPr>
              <w:t>变量描述</w:t>
            </w:r>
          </w:p>
        </w:tc>
      </w:tr>
      <w:tr w:rsidR="00E47EE0" w:rsidRPr="00601196" w14:paraId="6ECB1F39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889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20002</w:t>
            </w:r>
          </w:p>
        </w:tc>
        <w:tc>
          <w:tcPr>
            <w:tcW w:w="0" w:type="auto"/>
            <w:vAlign w:val="center"/>
            <w:hideMark/>
          </w:tcPr>
          <w:p w14:paraId="51FBA67B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诊断</w:t>
            </w:r>
          </w:p>
        </w:tc>
        <w:tc>
          <w:tcPr>
            <w:tcW w:w="0" w:type="auto"/>
            <w:vAlign w:val="center"/>
            <w:hideMark/>
          </w:tcPr>
          <w:p w14:paraId="3E2EA66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COPD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诊断</w:t>
            </w:r>
          </w:p>
        </w:tc>
        <w:tc>
          <w:tcPr>
            <w:tcW w:w="0" w:type="auto"/>
            <w:vAlign w:val="center"/>
            <w:hideMark/>
          </w:tcPr>
          <w:p w14:paraId="1EB2C8F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4BD35AE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是否确诊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COPD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ICD-10: J44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E47EE0" w:rsidRPr="00601196" w14:paraId="7D9BAC81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BC1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22127</w:t>
            </w:r>
          </w:p>
        </w:tc>
        <w:tc>
          <w:tcPr>
            <w:tcW w:w="0" w:type="auto"/>
            <w:vAlign w:val="center"/>
            <w:hideMark/>
          </w:tcPr>
          <w:p w14:paraId="3631142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呼吸功能</w:t>
            </w:r>
          </w:p>
        </w:tc>
        <w:tc>
          <w:tcPr>
            <w:tcW w:w="0" w:type="auto"/>
            <w:vAlign w:val="center"/>
            <w:hideMark/>
          </w:tcPr>
          <w:p w14:paraId="13DFABB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FEV1/FVC</w:t>
            </w:r>
          </w:p>
        </w:tc>
        <w:tc>
          <w:tcPr>
            <w:tcW w:w="0" w:type="auto"/>
            <w:vAlign w:val="center"/>
            <w:hideMark/>
          </w:tcPr>
          <w:p w14:paraId="06CB2E4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3BBA0B8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肺功能指标，评估呼吸道阻塞</w:t>
            </w:r>
          </w:p>
        </w:tc>
      </w:tr>
      <w:tr w:rsidR="00E47EE0" w:rsidRPr="00601196" w14:paraId="44FE0FFF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C18E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20055</w:t>
            </w:r>
          </w:p>
        </w:tc>
        <w:tc>
          <w:tcPr>
            <w:tcW w:w="0" w:type="auto"/>
            <w:vAlign w:val="center"/>
            <w:hideMark/>
          </w:tcPr>
          <w:p w14:paraId="214F459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影像学</w:t>
            </w:r>
          </w:p>
        </w:tc>
        <w:tc>
          <w:tcPr>
            <w:tcW w:w="0" w:type="auto"/>
            <w:vAlign w:val="center"/>
            <w:hideMark/>
          </w:tcPr>
          <w:p w14:paraId="792EA0DA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胸部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</w:t>
            </w:r>
          </w:p>
        </w:tc>
        <w:tc>
          <w:tcPr>
            <w:tcW w:w="0" w:type="auto"/>
            <w:vAlign w:val="center"/>
            <w:hideMark/>
          </w:tcPr>
          <w:p w14:paraId="0CDDBEF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影像</w:t>
            </w:r>
          </w:p>
        </w:tc>
        <w:tc>
          <w:tcPr>
            <w:tcW w:w="0" w:type="auto"/>
            <w:vAlign w:val="center"/>
            <w:hideMark/>
          </w:tcPr>
          <w:p w14:paraId="31F3AF4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胸部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影像，用于提取肺结节、磨玻璃影等特征</w:t>
            </w:r>
          </w:p>
        </w:tc>
      </w:tr>
      <w:tr w:rsidR="00E47EE0" w:rsidRPr="00601196" w14:paraId="5F281BCC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7F3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F4D85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环境暴露</w:t>
            </w:r>
          </w:p>
        </w:tc>
        <w:tc>
          <w:tcPr>
            <w:tcW w:w="0" w:type="auto"/>
            <w:vAlign w:val="center"/>
            <w:hideMark/>
          </w:tcPr>
          <w:p w14:paraId="351D45E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PM2.5</w:t>
            </w:r>
          </w:p>
        </w:tc>
        <w:tc>
          <w:tcPr>
            <w:tcW w:w="0" w:type="auto"/>
            <w:vAlign w:val="center"/>
            <w:hideMark/>
          </w:tcPr>
          <w:p w14:paraId="3F0F416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474DC74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2010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年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PM2.5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浓度（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μg/m³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E47EE0" w:rsidRPr="00601196" w14:paraId="75496484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39A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20001</w:t>
            </w:r>
          </w:p>
        </w:tc>
        <w:tc>
          <w:tcPr>
            <w:tcW w:w="0" w:type="auto"/>
            <w:vAlign w:val="center"/>
            <w:hideMark/>
          </w:tcPr>
          <w:p w14:paraId="6314702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结局</w:t>
            </w:r>
          </w:p>
        </w:tc>
        <w:tc>
          <w:tcPr>
            <w:tcW w:w="0" w:type="auto"/>
            <w:vAlign w:val="center"/>
            <w:hideMark/>
          </w:tcPr>
          <w:p w14:paraId="221F348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死亡</w:t>
            </w:r>
          </w:p>
        </w:tc>
        <w:tc>
          <w:tcPr>
            <w:tcW w:w="0" w:type="auto"/>
            <w:vAlign w:val="center"/>
            <w:hideMark/>
          </w:tcPr>
          <w:p w14:paraId="222EE6E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7C5CE6C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是否死亡及死亡原因（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ICD-10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</w:tr>
      <w:tr w:rsidR="00E47EE0" w:rsidRPr="00601196" w14:paraId="2DAB5B31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069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E3218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结局</w:t>
            </w:r>
          </w:p>
        </w:tc>
        <w:tc>
          <w:tcPr>
            <w:tcW w:w="0" w:type="auto"/>
            <w:vAlign w:val="center"/>
            <w:hideMark/>
          </w:tcPr>
          <w:p w14:paraId="7189EFA3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住院次数</w:t>
            </w:r>
          </w:p>
        </w:tc>
        <w:tc>
          <w:tcPr>
            <w:tcW w:w="0" w:type="auto"/>
            <w:vAlign w:val="center"/>
            <w:hideMark/>
          </w:tcPr>
          <w:p w14:paraId="53BB37E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505B695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住院次数，作为医疗负担的代理指标</w:t>
            </w:r>
          </w:p>
        </w:tc>
      </w:tr>
      <w:tr w:rsidR="00E47EE0" w:rsidRPr="00601196" w14:paraId="677B15A0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381A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20116</w:t>
            </w:r>
          </w:p>
        </w:tc>
        <w:tc>
          <w:tcPr>
            <w:tcW w:w="0" w:type="auto"/>
            <w:vAlign w:val="center"/>
            <w:hideMark/>
          </w:tcPr>
          <w:p w14:paraId="3232F3F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生活方式</w:t>
            </w:r>
          </w:p>
        </w:tc>
        <w:tc>
          <w:tcPr>
            <w:tcW w:w="0" w:type="auto"/>
            <w:vAlign w:val="center"/>
            <w:hideMark/>
          </w:tcPr>
          <w:p w14:paraId="67C73A1A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吸烟史</w:t>
            </w:r>
          </w:p>
        </w:tc>
        <w:tc>
          <w:tcPr>
            <w:tcW w:w="0" w:type="auto"/>
            <w:vAlign w:val="center"/>
            <w:hideMark/>
          </w:tcPr>
          <w:p w14:paraId="610CE7B0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4721288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吸烟状态（从不、过去、当前）</w:t>
            </w:r>
          </w:p>
        </w:tc>
      </w:tr>
      <w:tr w:rsidR="00E47EE0" w:rsidRPr="00601196" w14:paraId="2A57DAFA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769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30890</w:t>
            </w:r>
          </w:p>
        </w:tc>
        <w:tc>
          <w:tcPr>
            <w:tcW w:w="0" w:type="auto"/>
            <w:vAlign w:val="center"/>
            <w:hideMark/>
          </w:tcPr>
          <w:p w14:paraId="3848368F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炎症标记物</w:t>
            </w:r>
          </w:p>
        </w:tc>
        <w:tc>
          <w:tcPr>
            <w:tcW w:w="0" w:type="auto"/>
            <w:vAlign w:val="center"/>
            <w:hideMark/>
          </w:tcPr>
          <w:p w14:paraId="4561D76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反应蛋白（</w:t>
            </w: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CRP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59160E2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453EAF7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炎症水平，与呼吸疾病进展相关</w:t>
            </w:r>
          </w:p>
        </w:tc>
      </w:tr>
      <w:tr w:rsidR="00E47EE0" w:rsidRPr="00601196" w14:paraId="3EEB43B2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7B52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14:paraId="341FABBE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体格检查</w:t>
            </w:r>
          </w:p>
        </w:tc>
        <w:tc>
          <w:tcPr>
            <w:tcW w:w="0" w:type="auto"/>
            <w:vAlign w:val="center"/>
            <w:hideMark/>
          </w:tcPr>
          <w:p w14:paraId="3E0C5F48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BB01D0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2E568783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体重指数，反映营养状态</w:t>
            </w:r>
          </w:p>
        </w:tc>
      </w:tr>
      <w:tr w:rsidR="00E47EE0" w:rsidRPr="00601196" w14:paraId="2C9B83F6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E0B9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0A09F9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心理评估</w:t>
            </w:r>
          </w:p>
        </w:tc>
        <w:tc>
          <w:tcPr>
            <w:tcW w:w="0" w:type="auto"/>
            <w:vAlign w:val="center"/>
            <w:hideMark/>
          </w:tcPr>
          <w:p w14:paraId="7B2D7D74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焦虑评分</w:t>
            </w:r>
          </w:p>
        </w:tc>
        <w:tc>
          <w:tcPr>
            <w:tcW w:w="0" w:type="auto"/>
            <w:vAlign w:val="center"/>
            <w:hideMark/>
          </w:tcPr>
          <w:p w14:paraId="1B32CFD7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连续值</w:t>
            </w:r>
          </w:p>
        </w:tc>
        <w:tc>
          <w:tcPr>
            <w:tcW w:w="0" w:type="auto"/>
            <w:vAlign w:val="center"/>
            <w:hideMark/>
          </w:tcPr>
          <w:p w14:paraId="075C38F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心理评估量表，用于评估心理健康</w:t>
            </w:r>
          </w:p>
        </w:tc>
      </w:tr>
      <w:tr w:rsidR="00E47EE0" w:rsidRPr="00601196" w14:paraId="607637A7" w14:textId="77777777" w:rsidTr="00E47E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3B2C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44F9C6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基因组</w:t>
            </w:r>
          </w:p>
        </w:tc>
        <w:tc>
          <w:tcPr>
            <w:tcW w:w="0" w:type="auto"/>
            <w:vAlign w:val="center"/>
            <w:hideMark/>
          </w:tcPr>
          <w:p w14:paraId="0A2F0543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GWAS</w:t>
            </w: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数据</w:t>
            </w:r>
          </w:p>
        </w:tc>
        <w:tc>
          <w:tcPr>
            <w:tcW w:w="0" w:type="auto"/>
            <w:vAlign w:val="center"/>
            <w:hideMark/>
          </w:tcPr>
          <w:p w14:paraId="48E99735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复杂</w:t>
            </w:r>
          </w:p>
        </w:tc>
        <w:tc>
          <w:tcPr>
            <w:tcW w:w="0" w:type="auto"/>
            <w:vAlign w:val="center"/>
            <w:hideMark/>
          </w:tcPr>
          <w:p w14:paraId="445AAB1D" w14:textId="77777777" w:rsidR="00E47EE0" w:rsidRPr="00601196" w:rsidRDefault="00E47EE0" w:rsidP="006011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196">
              <w:rPr>
                <w:rFonts w:ascii="SimSun" w:eastAsia="SimSun" w:hAnsi="SimSun" w:cs="SimSun"/>
                <w:kern w:val="0"/>
                <w14:ligatures w14:val="none"/>
              </w:rPr>
              <w:t>基因位点，可能与呼吸疾病风险相关</w:t>
            </w:r>
          </w:p>
        </w:tc>
      </w:tr>
    </w:tbl>
    <w:p w14:paraId="3241EE04" w14:textId="77777777" w:rsidR="00601196" w:rsidRPr="00601196" w:rsidRDefault="00601196" w:rsidP="00601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变量选择说明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2654DBF5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核心变量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PM2.5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、死亡、住院次数，直接与呼吸疾病风险相关，优先纳入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20870AF1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辅助变量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：人口学（年龄、性别、经济状况）、生活方式（吸烟史、饮酒）、心理评估，补充预测信息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7BB7738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高级变量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GWAS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数据、职业暴露（如粉尘），视计算资源和预测贡献决定是否纳入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DD99DF8" w14:textId="77777777" w:rsidR="00601196" w:rsidRPr="00601196" w:rsidRDefault="00601196" w:rsidP="00601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缺失值处理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08E323F" w14:textId="77777777" w:rsidR="00601196" w:rsidRPr="00601196" w:rsidRDefault="00601196" w:rsidP="006011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连续值：多重插补（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Multiple Imputation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）或均值填充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2A7E2A" w14:textId="77777777" w:rsidR="00601196" w:rsidRPr="00601196" w:rsidRDefault="00601196" w:rsidP="006011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类别值：众数填充或标记为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未知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B3704F2" w14:textId="77777777" w:rsidR="00601196" w:rsidRPr="00601196" w:rsidRDefault="00601196" w:rsidP="0060119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影像数据：缺失样本剔除，或用文本描述（如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未做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CT”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）替代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2B62C1F" w14:textId="4B400928" w:rsidR="004076C4" w:rsidRDefault="00601196" w:rsidP="004076C4">
      <w:pPr>
        <w:numPr>
          <w:ilvl w:val="0"/>
          <w:numId w:val="9"/>
        </w:numPr>
        <w:spacing w:before="100" w:beforeAutospacing="1" w:after="100" w:afterAutospacing="1" w:line="240" w:lineRule="auto"/>
        <w:rPr>
          <w:ins w:id="55" w:author="Finley Yu" w:date="2025-10-23T13:28:00Z" w16du:dateUtc="2025-10-23T11:28:00Z"/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时序处理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：计算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、肺结节大小等变量的变化率（如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ΔFEV1/FVC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），生成时序特征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2ECC9B14" w14:textId="5EA51845" w:rsidR="004076C4" w:rsidRDefault="004076C4" w:rsidP="004076C4">
      <w:pPr>
        <w:spacing w:before="100" w:beforeAutospacing="1" w:after="100" w:afterAutospacing="1" w:line="240" w:lineRule="auto"/>
        <w:rPr>
          <w:ins w:id="56" w:author="Finley Yu" w:date="2025-10-23T13:28:00Z" w16du:dateUtc="2025-10-23T11:28:00Z"/>
          <w:rFonts w:ascii="SimSun" w:eastAsia="SimSun" w:hAnsi="SimSun" w:cs="SimSun"/>
          <w:b/>
          <w:bCs/>
          <w:kern w:val="0"/>
          <w:lang w:val="en-US"/>
          <w14:ligatures w14:val="none"/>
        </w:rPr>
      </w:pPr>
      <w:ins w:id="57" w:author="Finley Yu" w:date="2025-10-23T13:28:00Z" w16du:dateUtc="2025-10-23T11:28:00Z">
        <w:r>
          <w:rPr>
            <w:rFonts w:ascii="SimSun" w:eastAsia="SimSun" w:hAnsi="SimSun" w:cs="SimSun" w:hint="eastAsia"/>
            <w:b/>
            <w:bCs/>
            <w:kern w:val="0"/>
            <w:lang w:val="en-US"/>
            <w14:ligatures w14:val="none"/>
          </w:rPr>
          <w:t>结局变量：</w:t>
        </w:r>
      </w:ins>
    </w:p>
    <w:p w14:paraId="15989DB0" w14:textId="4BC17DF5" w:rsidR="004076C4" w:rsidRPr="004076C4" w:rsidRDefault="004076C4" w:rsidP="004076C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ins w:id="58" w:author="Finley Yu" w:date="2025-10-23T13:29:00Z" w16du:dateUtc="2025-10-23T11:29:00Z"/>
          <w:rFonts w:ascii="Times New Roman" w:eastAsia="Times New Roman" w:hAnsi="Times New Roman" w:cs="Times New Roman"/>
          <w:kern w:val="0"/>
          <w14:ligatures w14:val="none"/>
          <w:rPrChange w:id="59" w:author="Finley Yu" w:date="2025-10-23T13:29:00Z" w16du:dateUtc="2025-10-23T11:29:00Z">
            <w:rPr>
              <w:ins w:id="60" w:author="Finley Yu" w:date="2025-10-23T13:29:00Z" w16du:dateUtc="2025-10-23T11:29:00Z"/>
            </w:rPr>
          </w:rPrChange>
        </w:rPr>
        <w:pPrChange w:id="61" w:author="Finley Yu" w:date="2025-10-23T13:29:00Z" w16du:dateUtc="2025-10-23T11:29:00Z">
          <w:pPr>
            <w:spacing w:before="100" w:beforeAutospacing="1" w:after="100" w:afterAutospacing="1" w:line="240" w:lineRule="auto"/>
          </w:pPr>
        </w:pPrChange>
      </w:pPr>
      <w:ins w:id="62" w:author="Finley Yu" w:date="2025-10-23T13:29:00Z" w16du:dateUtc="2025-10-23T11:29:00Z">
        <w:r w:rsidRPr="004076C4">
          <w:rPr>
            <w:rFonts w:ascii="SimSun" w:eastAsia="SimSun" w:hAnsi="SimSun" w:cs="SimSun" w:hint="eastAsia"/>
            <w:kern w:val="0"/>
            <w14:ligatures w14:val="none"/>
            <w:rPrChange w:id="63" w:author="Finley Yu" w:date="2025-10-23T13:29:00Z" w16du:dateUtc="2025-10-23T11:29:00Z">
              <w:rPr>
                <w:rFonts w:ascii="SimSun" w:eastAsia="SimSun" w:hAnsi="SimSun" w:cs="SimSun" w:hint="eastAsia"/>
              </w:rPr>
            </w:rPrChange>
          </w:rPr>
          <w:t>死亡、死亡原因等（</w:t>
        </w:r>
        <w:r w:rsidRPr="004076C4">
          <w:rPr>
            <w:rFonts w:ascii="Times New Roman" w:eastAsia="Times New Roman" w:hAnsi="Times New Roman" w:cs="Times New Roman"/>
            <w:kern w:val="0"/>
            <w14:ligatures w14:val="none"/>
            <w:rPrChange w:id="64" w:author="Finley Yu" w:date="2025-10-23T13:29:00Z" w16du:dateUtc="2025-10-23T11:29:00Z">
              <w:rPr/>
            </w:rPrChange>
          </w:rPr>
          <w:t>field 40000 date of death, 40001/40002 cause (ICD-10, e.g., J00-J99 respiratory)</w:t>
        </w:r>
      </w:ins>
    </w:p>
    <w:p w14:paraId="08D6B5EA" w14:textId="23247CBF" w:rsidR="004076C4" w:rsidRPr="004076C4" w:rsidRDefault="004076C4" w:rsidP="004076C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ins w:id="65" w:author="Finley Yu" w:date="2025-10-23T13:29:00Z" w16du:dateUtc="2025-10-23T11:29:00Z"/>
          <w:rFonts w:ascii="SimSun" w:eastAsia="SimSun" w:hAnsi="SimSun" w:cs="SimSun"/>
          <w:kern w:val="0"/>
          <w14:ligatures w14:val="none"/>
          <w:rPrChange w:id="66" w:author="Finley Yu" w:date="2025-10-23T13:29:00Z" w16du:dateUtc="2025-10-23T11:29:00Z">
            <w:rPr>
              <w:ins w:id="67" w:author="Finley Yu" w:date="2025-10-23T13:29:00Z" w16du:dateUtc="2025-10-23T11:29:00Z"/>
              <w:rFonts w:ascii="SimSun" w:eastAsia="SimSun" w:hAnsi="SimSun" w:cs="SimSun"/>
            </w:rPr>
          </w:rPrChange>
        </w:rPr>
        <w:pPrChange w:id="68" w:author="Finley Yu" w:date="2025-10-23T13:29:00Z" w16du:dateUtc="2025-10-23T11:29:00Z">
          <w:pPr>
            <w:spacing w:before="100" w:beforeAutospacing="1" w:after="100" w:afterAutospacing="1" w:line="240" w:lineRule="auto"/>
          </w:pPr>
        </w:pPrChange>
      </w:pPr>
      <w:ins w:id="69" w:author="Finley Yu" w:date="2025-10-23T13:29:00Z" w16du:dateUtc="2025-10-23T11:29:00Z">
        <w:r w:rsidRPr="004076C4">
          <w:rPr>
            <w:rFonts w:ascii="SimSun" w:eastAsia="SimSun" w:hAnsi="SimSun" w:cs="SimSun" w:hint="eastAsia"/>
            <w:kern w:val="0"/>
            <w14:ligatures w14:val="none"/>
            <w:rPrChange w:id="70" w:author="Finley Yu" w:date="2025-10-23T13:29:00Z" w16du:dateUtc="2025-10-23T11:29:00Z">
              <w:rPr>
                <w:rFonts w:ascii="SimSun" w:eastAsia="SimSun" w:hAnsi="SimSun" w:cs="SimSun" w:hint="eastAsia"/>
              </w:rPr>
            </w:rPrChange>
          </w:rPr>
          <w:t>急性加重（</w:t>
        </w:r>
        <w:r w:rsidRPr="004076C4">
          <w:rPr>
            <w:rFonts w:ascii="Times New Roman" w:eastAsia="Times New Roman" w:hAnsi="Times New Roman" w:cs="Times New Roman"/>
            <w:kern w:val="0"/>
            <w14:ligatures w14:val="none"/>
            <w:rPrChange w:id="71" w:author="Finley Yu" w:date="2025-10-23T13:29:00Z" w16du:dateUtc="2025-10-23T11:29:00Z">
              <w:rPr/>
            </w:rPrChange>
          </w:rPr>
          <w:t>COPD exacerbation code J44.1</w:t>
        </w:r>
        <w:r w:rsidRPr="004076C4">
          <w:rPr>
            <w:rFonts w:ascii="SimSun" w:eastAsia="SimSun" w:hAnsi="SimSun" w:cs="SimSun" w:hint="eastAsia"/>
            <w:kern w:val="0"/>
            <w14:ligatures w14:val="none"/>
            <w:rPrChange w:id="72" w:author="Finley Yu" w:date="2025-10-23T13:29:00Z" w16du:dateUtc="2025-10-23T11:29:00Z">
              <w:rPr>
                <w:rFonts w:ascii="SimSun" w:eastAsia="SimSun" w:hAnsi="SimSun" w:cs="SimSun" w:hint="eastAsia"/>
              </w:rPr>
            </w:rPrChange>
          </w:rPr>
          <w:t>，或从</w:t>
        </w:r>
        <w:r w:rsidRPr="004076C4">
          <w:rPr>
            <w:rFonts w:ascii="Times New Roman" w:eastAsia="Times New Roman" w:hAnsi="Times New Roman" w:cs="Times New Roman"/>
            <w:kern w:val="0"/>
            <w14:ligatures w14:val="none"/>
            <w:rPrChange w:id="73" w:author="Finley Yu" w:date="2025-10-23T13:29:00Z" w16du:dateUtc="2025-10-23T11:29:00Z">
              <w:rPr/>
            </w:rPrChange>
          </w:rPr>
          <w:t xml:space="preserve"> algorithmically-defined outcomes (ADOs)</w:t>
        </w:r>
        <w:r w:rsidRPr="004076C4">
          <w:rPr>
            <w:rFonts w:ascii="SimSun" w:eastAsia="SimSun" w:hAnsi="SimSun" w:cs="SimSun" w:hint="eastAsia"/>
            <w:kern w:val="0"/>
            <w14:ligatures w14:val="none"/>
            <w:rPrChange w:id="74" w:author="Finley Yu" w:date="2025-10-23T13:29:00Z" w16du:dateUtc="2025-10-23T11:29:00Z">
              <w:rPr>
                <w:rFonts w:ascii="SimSun" w:eastAsia="SimSun" w:hAnsi="SimSun" w:cs="SimSun" w:hint="eastAsia"/>
              </w:rPr>
            </w:rPrChange>
          </w:rPr>
          <w:t>中提取</w:t>
        </w:r>
        <w:r w:rsidRPr="004076C4">
          <w:rPr>
            <w:rFonts w:ascii="SimSun" w:eastAsia="SimSun" w:hAnsi="SimSun" w:cs="SimSun"/>
            <w:kern w:val="0"/>
            <w14:ligatures w14:val="none"/>
            <w:rPrChange w:id="75" w:author="Finley Yu" w:date="2025-10-23T13:29:00Z" w16du:dateUtc="2025-10-23T11:29:00Z">
              <w:rPr>
                <w:rFonts w:ascii="SimSun" w:eastAsia="SimSun" w:hAnsi="SimSun" w:cs="SimSun"/>
              </w:rPr>
            </w:rPrChange>
          </w:rPr>
          <w:t>）</w:t>
        </w:r>
      </w:ins>
    </w:p>
    <w:p w14:paraId="31B4A4E2" w14:textId="01AD751E" w:rsidR="004076C4" w:rsidRPr="004076C4" w:rsidRDefault="004076C4" w:rsidP="004076C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  <w:rPrChange w:id="76" w:author="Finley Yu" w:date="2025-10-23T13:29:00Z" w16du:dateUtc="2025-10-23T11:29:00Z">
            <w:rPr>
              <w:rFonts w:ascii="Times New Roman" w:eastAsia="Times New Roman" w:hAnsi="Times New Roman" w:cs="Times New Roman" w:hint="eastAsia"/>
            </w:rPr>
          </w:rPrChange>
        </w:rPr>
        <w:pPrChange w:id="77" w:author="Finley Yu" w:date="2025-10-23T13:29:00Z" w16du:dateUtc="2025-10-23T11:29:00Z">
          <w:pPr>
            <w:numPr>
              <w:numId w:val="9"/>
            </w:numPr>
            <w:tabs>
              <w:tab w:val="num" w:pos="720"/>
            </w:tabs>
            <w:spacing w:before="100" w:beforeAutospacing="1" w:after="100" w:afterAutospacing="1" w:line="240" w:lineRule="auto"/>
            <w:ind w:left="720" w:hanging="360"/>
          </w:pPr>
        </w:pPrChange>
      </w:pPr>
      <w:ins w:id="78" w:author="Finley Yu" w:date="2025-10-23T13:29:00Z" w16du:dateUtc="2025-10-23T11:29:00Z">
        <w:r w:rsidRPr="004076C4">
          <w:rPr>
            <w:rFonts w:ascii="SimSun" w:eastAsia="SimSun" w:hAnsi="SimSun" w:cs="SimSun" w:hint="eastAsia"/>
            <w:kern w:val="0"/>
            <w14:ligatures w14:val="none"/>
            <w:rPrChange w:id="79" w:author="Finley Yu" w:date="2025-10-23T13:29:00Z" w16du:dateUtc="2025-10-23T11:29:00Z">
              <w:rPr>
                <w:rFonts w:hint="eastAsia"/>
              </w:rPr>
            </w:rPrChange>
          </w:rPr>
          <w:t>住院次数</w:t>
        </w:r>
      </w:ins>
    </w:p>
    <w:p w14:paraId="71104CC7" w14:textId="77777777" w:rsidR="00601196" w:rsidRPr="00601196" w:rsidRDefault="00601196" w:rsidP="00601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参考文献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195E710C" w14:textId="77777777" w:rsidR="00601196" w:rsidRPr="00601196" w:rsidRDefault="00601196" w:rsidP="00601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2019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correlates of chronic obstructive pulmonary disease in 96779 participants from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10.1016/S2542-5196(19)30214-1).</w:t>
      </w:r>
    </w:p>
    <w:p w14:paraId="57238B7C" w14:textId="77777777" w:rsidR="00601196" w:rsidRPr="00601196" w:rsidRDefault="00601196" w:rsidP="00601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2024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Associations of combined phenotypic ageing and genetic risk with incidence of chronic respiratory diseases in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10.1183/13993003.01720-2023).</w:t>
      </w:r>
    </w:p>
    <w:p w14:paraId="09AB01BF" w14:textId="77777777" w:rsidR="00601196" w:rsidRPr="00601196" w:rsidRDefault="00601196" w:rsidP="00601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Delphi-2M</w:t>
      </w:r>
      <w:r w:rsidRPr="00601196">
        <w:rPr>
          <w:rFonts w:ascii="SimSun" w:eastAsia="SimSun" w:hAnsi="SimSun" w:cs="SimSun" w:hint="eastAsia"/>
          <w:i/>
          <w:iCs/>
          <w:kern w:val="0"/>
          <w14:ligatures w14:val="none"/>
        </w:rPr>
        <w:t>变量附录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([41467_2025_58724_MOESM3_ESM.xlsx]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等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06EACDF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研究方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案</w:t>
      </w:r>
    </w:p>
    <w:p w14:paraId="30EA8822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方法与模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型</w:t>
      </w:r>
    </w:p>
    <w:p w14:paraId="30753EC5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多模态大模型候选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1CF5D64F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Hulu-Med-32B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：医学领域专用多模态模型，优先选择，适合处理影像和文本数据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E2B6284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Qwen VL 2.5-32B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：综合能力强，适合作为备选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016F1A91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：通用多模态模型，用于对比实验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E5AD5C7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特征提取与</w:t>
      </w: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1DC7EBC1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文本数据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（诊断、症状描述）：通过多模态模型的文本编码器生成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9AC1824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影像数据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（胸部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）：通过多模态模型的视觉编码器提取特征，预处理包括标准化和统一分辨率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26EC6D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数值数据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BMI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）：转为文本描述后生成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，或直接作为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输入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248F926" w14:textId="77777777" w:rsidR="00601196" w:rsidRPr="003450D2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时序</w:t>
      </w: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：采用专用序列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（如时序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Transformer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），捕捉不同时间点的模态交互和变化趋势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048B01B2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特征融合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63CCC9CD" w14:textId="68FDCFF9" w:rsidR="00601196" w:rsidRPr="00E47EE0" w:rsidRDefault="0078421B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imSun" w:eastAsia="SimSun" w:hAnsi="SimSun" w:cs="SimSun" w:hint="eastAsia"/>
          <w:b/>
          <w:bCs/>
          <w:kern w:val="0"/>
          <w14:ligatures w14:val="none"/>
        </w:rPr>
        <w:t>元</w:t>
      </w:r>
      <w:r w:rsidRPr="0078421B">
        <w:rPr>
          <w:rFonts w:ascii="SimSun" w:eastAsia="SimSun" w:hAnsi="SimSun" w:cs="SimSun" w:hint="eastAsia"/>
          <w:b/>
          <w:bCs/>
          <w:kern w:val="0"/>
          <w14:ligatures w14:val="none"/>
        </w:rPr>
        <w:t>概念</w:t>
      </w:r>
      <w:r w:rsidR="007A3FF5">
        <w:rPr>
          <w:rFonts w:ascii="SimSun" w:eastAsia="SimSun" w:hAnsi="SimSun" w:cs="SimSun" w:hint="eastAsia"/>
          <w:b/>
          <w:bCs/>
          <w:kern w:val="0"/>
          <w14:ligatures w14:val="none"/>
        </w:rPr>
        <w:t>指导</w:t>
      </w:r>
      <w:r w:rsidR="00601196" w:rsidRPr="00601196">
        <w:rPr>
          <w:rFonts w:ascii="SimSun" w:eastAsia="SimSun" w:hAnsi="SimSun" w:cs="SimSun" w:hint="eastAsia"/>
          <w:kern w:val="0"/>
          <w14:ligatures w14:val="none"/>
        </w:rPr>
        <w:t>：以关键指标（如</w:t>
      </w:r>
      <w:r w:rsidR="00601196"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="00601196" w:rsidRPr="00601196">
        <w:rPr>
          <w:rFonts w:ascii="SimSun" w:eastAsia="SimSun" w:hAnsi="SimSun" w:cs="SimSun" w:hint="eastAsia"/>
          <w:kern w:val="0"/>
          <w14:ligatures w14:val="none"/>
        </w:rPr>
        <w:t>、肺结节大小变化）为指导，通过注意力机制或加权融合整合</w:t>
      </w:r>
      <w:ins w:id="80" w:author="Zhong Cao" w:date="2025-10-23T15:41:00Z">
        <w:r w:rsidR="00765FD3">
          <w:rPr>
            <w:rFonts w:ascii="SimSun" w:eastAsia="SimSun" w:hAnsi="SimSun" w:cs="SimSun" w:hint="eastAsia"/>
            <w:kern w:val="0"/>
            <w14:ligatures w14:val="none"/>
          </w:rPr>
          <w:t>，形成</w:t>
        </w:r>
      </w:ins>
      <w:ins w:id="81" w:author="Zhong Cao" w:date="2025-10-23T15:42:00Z">
        <w:r w:rsidR="00013501">
          <w:rPr>
            <w:rFonts w:ascii="SimSun" w:eastAsia="SimSun" w:hAnsi="SimSun" w:cs="SimSun" w:hint="eastAsia"/>
            <w:kern w:val="0"/>
            <w14:ligatures w14:val="none"/>
          </w:rPr>
          <w:t>元指标集</w:t>
        </w:r>
      </w:ins>
      <w:ins w:id="82" w:author="Zhong Cao" w:date="2025-10-23T15:41:00Z">
        <w:r w:rsidR="00765FD3">
          <w:rPr>
            <w:rFonts w:ascii="SimSun" w:eastAsia="SimSun" w:hAnsi="SimSun" w:cs="SimSun" w:hint="eastAsia"/>
            <w:kern w:val="0"/>
            <w14:ligatures w14:val="none"/>
          </w:rPr>
          <w:t>。</w:t>
        </w:r>
      </w:ins>
      <w:del w:id="83" w:author="Zhong Cao" w:date="2025-10-23T15:41:00Z">
        <w:r w:rsidR="00601196" w:rsidRPr="00601196" w:rsidDel="00765FD3">
          <w:rPr>
            <w:rFonts w:ascii="SimSun" w:eastAsia="SimSun" w:hAnsi="SimSun" w:cs="SimSun" w:hint="eastAsia"/>
            <w:kern w:val="0"/>
            <w14:ligatures w14:val="none"/>
          </w:rPr>
          <w:delText>多模态</w:delText>
        </w:r>
        <w:r w:rsidR="00601196" w:rsidRPr="00601196" w:rsidDel="00765FD3">
          <w:rPr>
            <w:rFonts w:ascii="Times New Roman" w:eastAsia="Times New Roman" w:hAnsi="Times New Roman" w:cs="Times New Roman" w:hint="eastAsia"/>
            <w:kern w:val="0"/>
            <w14:ligatures w14:val="none"/>
          </w:rPr>
          <w:delText>E</w:delText>
        </w:r>
        <w:r w:rsidR="00601196" w:rsidRPr="00601196" w:rsidDel="00765FD3">
          <w:rPr>
            <w:rFonts w:ascii="Times New Roman" w:eastAsia="Times New Roman" w:hAnsi="Times New Roman" w:cs="Times New Roman"/>
            <w:kern w:val="0"/>
            <w14:ligatures w14:val="none"/>
          </w:rPr>
          <w:delText>mbedding</w:delText>
        </w:r>
        <w:r w:rsidR="00601196" w:rsidRPr="00601196" w:rsidDel="00765FD3">
          <w:rPr>
            <w:rFonts w:ascii="SimSun" w:eastAsia="SimSun" w:hAnsi="SimSun" w:cs="SimSun"/>
            <w:kern w:val="0"/>
            <w14:ligatures w14:val="none"/>
          </w:rPr>
          <w:delText>。</w:delText>
        </w:r>
      </w:del>
    </w:p>
    <w:p w14:paraId="3702ADEA" w14:textId="31FABC9F" w:rsidR="008450F4" w:rsidRPr="00601196" w:rsidRDefault="00E47EE0" w:rsidP="008450F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del w:id="84" w:author="Zhong Cao" w:date="2025-10-23T15:41:00Z">
        <w:r w:rsidDel="00765FD3">
          <w:rPr>
            <w:rFonts w:ascii="SimSun" w:eastAsia="SimSun" w:hAnsi="SimSun" w:cs="SimSun" w:hint="eastAsia"/>
            <w:b/>
            <w:bCs/>
            <w:kern w:val="0"/>
            <w14:ligatures w14:val="none"/>
          </w:rPr>
          <w:delText>直接</w:delText>
        </w:r>
      </w:del>
      <w:ins w:id="85" w:author="Zhong Cao" w:date="2025-10-23T15:41:00Z">
        <w:r w:rsidR="00765FD3">
          <w:rPr>
            <w:rFonts w:ascii="SimSun" w:eastAsia="SimSun" w:hAnsi="SimSun" w:cs="SimSun" w:hint="eastAsia"/>
            <w:b/>
            <w:bCs/>
            <w:kern w:val="0"/>
            <w14:ligatures w14:val="none"/>
          </w:rPr>
          <w:t>多模态Embedding</w:t>
        </w:r>
      </w:ins>
      <w:del w:id="86" w:author="Zhong Cao" w:date="2025-10-23T15:41:00Z">
        <w:r w:rsidDel="00765FD3">
          <w:rPr>
            <w:rFonts w:ascii="SimSun" w:eastAsia="SimSun" w:hAnsi="SimSun" w:cs="SimSun" w:hint="eastAsia"/>
            <w:b/>
            <w:bCs/>
            <w:kern w:val="0"/>
            <w14:ligatures w14:val="none"/>
          </w:rPr>
          <w:delText>整合</w:delText>
        </w:r>
      </w:del>
      <w:r>
        <w:rPr>
          <w:rFonts w:ascii="SimSun" w:eastAsia="SimSun" w:hAnsi="SimSun" w:cs="SimSun" w:hint="eastAsia"/>
          <w:b/>
          <w:bCs/>
          <w:kern w:val="0"/>
          <w14:ligatures w14:val="none"/>
        </w:rPr>
        <w:t>：</w:t>
      </w:r>
      <w:r>
        <w:rPr>
          <w:rFonts w:ascii="SimSun" w:eastAsia="SimSun" w:hAnsi="SimSun" w:cs="SimSun" w:hint="eastAsia"/>
          <w:kern w:val="0"/>
          <w14:ligatures w14:val="none"/>
        </w:rPr>
        <w:t>将</w:t>
      </w:r>
      <w:r w:rsidR="008450F4">
        <w:rPr>
          <w:rFonts w:ascii="SimSun" w:eastAsia="SimSun" w:hAnsi="SimSun" w:cs="SimSun" w:hint="eastAsia"/>
          <w:kern w:val="0"/>
          <w14:ligatures w14:val="none"/>
        </w:rPr>
        <w:t>按照年龄划分</w:t>
      </w:r>
      <w:r>
        <w:rPr>
          <w:rFonts w:ascii="SimSun" w:eastAsia="SimSun" w:hAnsi="SimSun" w:cs="SimSun" w:hint="eastAsia"/>
          <w:kern w:val="0"/>
          <w14:ligatures w14:val="none"/>
        </w:rPr>
        <w:t>时间点（t</w:t>
      </w:r>
      <w:r w:rsidR="008450F4">
        <w:rPr>
          <w:rFonts w:ascii="SimSun" w:eastAsia="SimSun" w:hAnsi="SimSun" w:cs="SimSun" w:hint="eastAsia"/>
          <w:kern w:val="0"/>
          <w14:ligatures w14:val="none"/>
        </w:rPr>
        <w:t>18</w:t>
      </w:r>
      <w:r>
        <w:rPr>
          <w:rFonts w:ascii="SimSun" w:eastAsia="SimSun" w:hAnsi="SimSun" w:cs="SimSun"/>
          <w:kern w:val="0"/>
          <w:lang w:val="en-US"/>
          <w14:ligatures w14:val="none"/>
        </w:rPr>
        <w:t>,…,t</w:t>
      </w:r>
      <w:r w:rsidR="008450F4">
        <w:rPr>
          <w:rFonts w:ascii="SimSun" w:eastAsia="SimSun" w:hAnsi="SimSun" w:cs="SimSun"/>
          <w:kern w:val="0"/>
          <w:lang w:val="en-US"/>
          <w14:ligatures w14:val="none"/>
        </w:rPr>
        <w:t>50）</w:t>
      </w:r>
      <w:ins w:id="87" w:author="Zhong Cao" w:date="2025-10-23T15:41:00Z">
        <w:r w:rsidR="00013501">
          <w:rPr>
            <w:rFonts w:ascii="SimSun" w:eastAsia="SimSun" w:hAnsi="SimSun" w:cs="SimSun" w:hint="eastAsia"/>
            <w:kern w:val="0"/>
            <w:lang w:val="en-US"/>
            <w14:ligatures w14:val="none"/>
          </w:rPr>
          <w:t>的嵌入</w:t>
        </w:r>
      </w:ins>
      <w:del w:id="88" w:author="Zhong Cao" w:date="2025-10-23T15:41:00Z">
        <w:r w:rsidR="008450F4" w:rsidDel="00013501">
          <w:rPr>
            <w:rFonts w:ascii="SimSun" w:eastAsia="SimSun" w:hAnsi="SimSun" w:cs="SimSun" w:hint="eastAsia"/>
            <w:kern w:val="0"/>
            <w:lang w:val="en-US"/>
            <w14:ligatures w14:val="none"/>
          </w:rPr>
          <w:delText>直接</w:delText>
        </w:r>
      </w:del>
      <w:r w:rsidR="00D66CF3">
        <w:rPr>
          <w:rFonts w:ascii="SimSun" w:eastAsia="SimSun" w:hAnsi="SimSun" w:cs="SimSun" w:hint="eastAsia"/>
          <w:kern w:val="0"/>
          <w:lang w:val="en-US"/>
          <w14:ligatures w14:val="none"/>
        </w:rPr>
        <w:t>特征关联链接</w:t>
      </w:r>
      <w:r w:rsidR="008450F4">
        <w:rPr>
          <w:rFonts w:ascii="SimSun" w:eastAsia="SimSun" w:hAnsi="SimSun" w:cs="SimSun" w:hint="eastAsia"/>
          <w:kern w:val="0"/>
          <w:lang w:val="en-US"/>
          <w14:ligatures w14:val="none"/>
        </w:rPr>
        <w:t>作为训练集，（t5</w:t>
      </w:r>
      <w:ins w:id="89" w:author="Finley Yu" w:date="2025-10-23T13:14:00Z" w16du:dateUtc="2025-10-23T11:14:00Z">
        <w:r w:rsidR="00A94FC3">
          <w:rPr>
            <w:rFonts w:ascii="SimSun" w:eastAsia="SimSun" w:hAnsi="SimSun" w:cs="SimSun" w:hint="eastAsia"/>
            <w:kern w:val="0"/>
            <w:lang w:val="en-US"/>
            <w14:ligatures w14:val="none"/>
          </w:rPr>
          <w:t>1</w:t>
        </w:r>
      </w:ins>
      <w:del w:id="90" w:author="Finley Yu" w:date="2025-10-23T13:14:00Z" w16du:dateUtc="2025-10-23T11:14:00Z">
        <w:r w:rsidR="008450F4" w:rsidDel="00A94FC3">
          <w:rPr>
            <w:rFonts w:ascii="SimSun" w:eastAsia="SimSun" w:hAnsi="SimSun" w:cs="SimSun" w:hint="eastAsia"/>
            <w:kern w:val="0"/>
            <w:lang w:val="en-US"/>
            <w14:ligatures w14:val="none"/>
          </w:rPr>
          <w:delText>0</w:delText>
        </w:r>
      </w:del>
      <w:r w:rsidR="008450F4">
        <w:rPr>
          <w:rFonts w:ascii="SimSun" w:eastAsia="SimSun" w:hAnsi="SimSun" w:cs="SimSun"/>
          <w:kern w:val="0"/>
          <w:lang w:val="en-US"/>
          <w14:ligatures w14:val="none"/>
        </w:rPr>
        <w:t>,…,</w:t>
      </w:r>
      <w:r w:rsidR="008450F4">
        <w:rPr>
          <w:rFonts w:ascii="SimSun" w:eastAsia="SimSun" w:hAnsi="SimSun" w:cs="SimSun" w:hint="eastAsia"/>
          <w:kern w:val="0"/>
          <w:lang w:val="en-US"/>
          <w14:ligatures w14:val="none"/>
        </w:rPr>
        <w:t>t80）作为预测结局</w:t>
      </w:r>
      <w:r w:rsidR="003450D2">
        <w:rPr>
          <w:rFonts w:ascii="SimSun" w:eastAsia="SimSun" w:hAnsi="SimSun" w:cs="SimSun" w:hint="eastAsia"/>
          <w:kern w:val="0"/>
          <w:lang w:val="en-US"/>
          <w14:ligatures w14:val="none"/>
        </w:rPr>
        <w:t>部分</w:t>
      </w:r>
      <w:r w:rsidR="00747D60">
        <w:rPr>
          <w:rFonts w:ascii="SimSun" w:eastAsia="SimSun" w:hAnsi="SimSun" w:cs="SimSun" w:hint="eastAsia"/>
          <w:kern w:val="0"/>
          <w:lang w:val="en-US"/>
          <w14:ligatures w14:val="none"/>
        </w:rPr>
        <w:t>。</w:t>
      </w:r>
      <w:proofErr w:type="spellStart"/>
      <w:r w:rsidR="00747D60">
        <w:rPr>
          <w:rFonts w:ascii="SimSun" w:eastAsia="SimSun" w:hAnsi="SimSun" w:cs="SimSun" w:hint="eastAsia"/>
          <w:kern w:val="0"/>
          <w:lang w:val="en-US"/>
          <w14:ligatures w14:val="none"/>
        </w:rPr>
        <w:t>ti</w:t>
      </w:r>
      <w:proofErr w:type="spellEnd"/>
      <w:r w:rsidR="00747D60">
        <w:rPr>
          <w:rFonts w:ascii="SimSun" w:eastAsia="SimSun" w:hAnsi="SimSun" w:cs="SimSun" w:hint="eastAsia"/>
          <w:kern w:val="0"/>
          <w:lang w:val="en-US"/>
          <w14:ligatures w14:val="none"/>
        </w:rPr>
        <w:t>指第</w:t>
      </w:r>
      <w:proofErr w:type="spellStart"/>
      <w:r w:rsidR="00747D60">
        <w:rPr>
          <w:rFonts w:ascii="SimSun" w:eastAsia="SimSun" w:hAnsi="SimSun" w:cs="SimSun" w:hint="eastAsia"/>
          <w:kern w:val="0"/>
          <w:lang w:val="en-US"/>
          <w14:ligatures w14:val="none"/>
        </w:rPr>
        <w:t>i</w:t>
      </w:r>
      <w:proofErr w:type="spellEnd"/>
      <w:r w:rsidR="00747D60">
        <w:rPr>
          <w:rFonts w:ascii="SimSun" w:eastAsia="SimSun" w:hAnsi="SimSun" w:cs="SimSun" w:hint="eastAsia"/>
          <w:kern w:val="0"/>
          <w:lang w:val="en-US"/>
          <w14:ligatures w14:val="none"/>
        </w:rPr>
        <w:t>年。</w:t>
      </w:r>
    </w:p>
    <w:p w14:paraId="4266A9E5" w14:textId="488D4861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del w:id="91" w:author="Zhong Cao" w:date="2025-10-23T15:42:00Z">
        <w:r w:rsidRPr="00601196" w:rsidDel="008B35DA">
          <w:rPr>
            <w:rFonts w:ascii="SimSun" w:eastAsia="SimSun" w:hAnsi="SimSun" w:cs="SimSun" w:hint="eastAsia"/>
            <w:b/>
            <w:bCs/>
            <w:kern w:val="0"/>
            <w14:ligatures w14:val="none"/>
          </w:rPr>
          <w:delText>降维</w:delText>
        </w:r>
      </w:del>
      <w:ins w:id="92" w:author="Zhong Cao" w:date="2025-10-23T15:42:00Z">
        <w:r w:rsidR="008B35DA">
          <w:rPr>
            <w:rFonts w:ascii="SimSun" w:eastAsia="SimSun" w:hAnsi="SimSun" w:cs="SimSun" w:hint="eastAsia"/>
            <w:b/>
            <w:bCs/>
            <w:kern w:val="0"/>
            <w14:ligatures w14:val="none"/>
          </w:rPr>
          <w:t>自进化挑选</w:t>
        </w:r>
      </w:ins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ins w:id="93" w:author="Zhong Cao" w:date="2025-10-23T15:43:00Z">
        <w:r w:rsidR="001A0537">
          <w:rPr>
            <w:rFonts w:ascii="SimSun" w:eastAsia="SimSun" w:hAnsi="SimSun" w:cs="SimSun" w:hint="eastAsia"/>
            <w:kern w:val="0"/>
            <w14:ligatures w14:val="none"/>
          </w:rPr>
          <w:t>初步先</w:t>
        </w:r>
      </w:ins>
      <w:r w:rsidRPr="00601196">
        <w:rPr>
          <w:rFonts w:ascii="SimSun" w:eastAsia="SimSun" w:hAnsi="SimSun" w:cs="SimSun" w:hint="eastAsia"/>
          <w:kern w:val="0"/>
          <w14:ligatures w14:val="none"/>
        </w:rPr>
        <w:t>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PCA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UMAP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降低特征维度，保留主要信息</w:t>
      </w:r>
      <w:ins w:id="94" w:author="Zhong Cao" w:date="2025-10-23T15:42:00Z">
        <w:r w:rsidR="008B35DA">
          <w:rPr>
            <w:rFonts w:ascii="SimSun" w:eastAsia="SimSun" w:hAnsi="SimSun" w:cs="SimSun" w:hint="eastAsia"/>
            <w:kern w:val="0"/>
            <w14:ligatures w14:val="none"/>
          </w:rPr>
          <w:t>来挑选元指标</w:t>
        </w:r>
      </w:ins>
      <w:ins w:id="95" w:author="Zhong Cao" w:date="2025-10-23T15:43:00Z">
        <w:r w:rsidR="008B35DA">
          <w:rPr>
            <w:rFonts w:ascii="SimSun" w:eastAsia="SimSun" w:hAnsi="SimSun" w:cs="SimSun" w:hint="eastAsia"/>
            <w:kern w:val="0"/>
            <w14:ligatures w14:val="none"/>
          </w:rPr>
          <w:t>。</w:t>
        </w:r>
      </w:ins>
      <w:del w:id="96" w:author="Zhong Cao" w:date="2025-10-23T15:42:00Z">
        <w:r w:rsidRPr="00601196" w:rsidDel="008B35DA">
          <w:rPr>
            <w:rFonts w:ascii="SimSun" w:eastAsia="SimSun" w:hAnsi="SimSun" w:cs="SimSun" w:hint="eastAsia"/>
            <w:kern w:val="0"/>
            <w14:ligatures w14:val="none"/>
          </w:rPr>
          <w:delText>。</w:delText>
        </w:r>
      </w:del>
    </w:p>
    <w:p w14:paraId="779089A9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预测模型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7EFDFF91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生存分析，直接输入拼接后的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，预测死亡和住院风险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ACA8A78" w14:textId="205D344D" w:rsidR="00601196" w:rsidRPr="00601196" w:rsidRDefault="00601196" w:rsidP="003450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对比模型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Cox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比例风险模型、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DeepSurv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LSTM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，验证多模态</w:t>
      </w:r>
      <w:r w:rsidR="005F3F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的优越性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72EE4B3" w14:textId="77777777" w:rsidR="00601196" w:rsidRPr="00601196" w:rsidRDefault="00601196" w:rsidP="00601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可解释性分析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0D088F55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值分析特征重要性，明确各模态和变量的贡献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C6F5D5D" w14:textId="77777777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可视化注意力权重，展示模型对关键部位（如肺结节）的聚焦能力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75D7613" w14:textId="233FD39D" w:rsidR="00601196" w:rsidRPr="00601196" w:rsidRDefault="00601196" w:rsidP="006011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del w:id="97" w:author="Zhong Cao" w:date="2025-10-23T15:44:00Z">
        <w:r w:rsidRPr="00601196" w:rsidDel="008F076B">
          <w:rPr>
            <w:rFonts w:ascii="SimSun" w:eastAsia="SimSun" w:hAnsi="SimSun" w:cs="SimSun" w:hint="eastAsia"/>
            <w:kern w:val="0"/>
            <w14:ligatures w14:val="none"/>
          </w:rPr>
          <w:delText>比较不同</w:delText>
        </w:r>
      </w:del>
      <w:ins w:id="98" w:author="Zhong Cao" w:date="2025-10-23T15:44:00Z">
        <w:r w:rsidR="008F076B">
          <w:rPr>
            <w:rFonts w:ascii="SimSun" w:eastAsia="SimSun" w:hAnsi="SimSun" w:cs="SimSun" w:hint="eastAsia"/>
            <w:kern w:val="0"/>
            <w14:ligatures w14:val="none"/>
          </w:rPr>
          <w:t>使用不同的</w:t>
        </w:r>
      </w:ins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方式</w:t>
      </w:r>
      <w:del w:id="99" w:author="Zhong Cao" w:date="2025-10-23T15:44:00Z">
        <w:r w:rsidRPr="00601196" w:rsidDel="008F076B">
          <w:rPr>
            <w:rFonts w:ascii="SimSun" w:eastAsia="SimSun" w:hAnsi="SimSun" w:cs="SimSun" w:hint="eastAsia"/>
            <w:kern w:val="0"/>
            <w14:ligatures w14:val="none"/>
          </w:rPr>
          <w:delText>（</w:delText>
        </w:r>
        <w:r w:rsidRPr="00601196" w:rsidDel="008F076B">
          <w:rPr>
            <w:rFonts w:ascii="Times New Roman" w:eastAsia="Times New Roman" w:hAnsi="Times New Roman" w:cs="Times New Roman"/>
            <w:kern w:val="0"/>
            <w14:ligatures w14:val="none"/>
          </w:rPr>
          <w:delText>token</w:delText>
        </w:r>
        <w:r w:rsidRPr="00601196" w:rsidDel="008F076B">
          <w:rPr>
            <w:rFonts w:ascii="SimSun" w:eastAsia="SimSun" w:hAnsi="SimSun" w:cs="SimSun" w:hint="eastAsia"/>
            <w:kern w:val="0"/>
            <w14:ligatures w14:val="none"/>
          </w:rPr>
          <w:delText>、最后一层、序列</w:delText>
        </w:r>
        <w:r w:rsidRPr="00601196" w:rsidDel="008F076B">
          <w:rPr>
            <w:rFonts w:ascii="Times New Roman" w:eastAsia="Times New Roman" w:hAnsi="Times New Roman" w:cs="Times New Roman"/>
            <w:kern w:val="0"/>
            <w14:ligatures w14:val="none"/>
          </w:rPr>
          <w:delText>Embedding</w:delText>
        </w:r>
        <w:r w:rsidRPr="00601196" w:rsidDel="008F076B">
          <w:rPr>
            <w:rFonts w:ascii="SimSun" w:eastAsia="SimSun" w:hAnsi="SimSun" w:cs="SimSun" w:hint="eastAsia"/>
            <w:kern w:val="0"/>
            <w14:ligatures w14:val="none"/>
          </w:rPr>
          <w:delText>）</w:delText>
        </w:r>
      </w:del>
      <w:r w:rsidRPr="00601196">
        <w:rPr>
          <w:rFonts w:ascii="SimSun" w:eastAsia="SimSun" w:hAnsi="SimSun" w:cs="SimSun" w:hint="eastAsia"/>
          <w:kern w:val="0"/>
          <w14:ligatures w14:val="none"/>
        </w:rPr>
        <w:t>的预测性能和可解释性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787A712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实验步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骤</w:t>
      </w:r>
    </w:p>
    <w:p w14:paraId="0A21343C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样本数据提取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36DD9B58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lastRenderedPageBreak/>
        <w:t>从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提取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50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万人数据，筛选呼吸疾病相关人群（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ICD-10: J09-J98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I26-I27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J44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E9D45A0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从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队列提取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601196">
        <w:rPr>
          <w:rFonts w:ascii="SimSun" w:eastAsia="SimSun" w:hAnsi="SimSun" w:cs="SimSun" w:hint="eastAsia"/>
          <w:kern w:val="0"/>
          <w14:ligatures w14:val="none"/>
        </w:rPr>
        <w:t>人随访数据，包含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次随访时间点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2284EFFB" w14:textId="77777777" w:rsidR="00601196" w:rsidRPr="00A94FC3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ins w:id="100" w:author="Finley Yu" w:date="2025-10-23T13:19:00Z" w16du:dateUtc="2025-10-23T11:19:00Z"/>
          <w:rFonts w:ascii="Times New Roman" w:eastAsia="Times New Roman" w:hAnsi="Times New Roman" w:cs="Times New Roman"/>
          <w:kern w:val="0"/>
          <w14:ligatures w14:val="none"/>
          <w:rPrChange w:id="101" w:author="Finley Yu" w:date="2025-10-23T13:19:00Z" w16du:dateUtc="2025-10-23T11:19:00Z">
            <w:rPr>
              <w:ins w:id="102" w:author="Finley Yu" w:date="2025-10-23T13:19:00Z" w16du:dateUtc="2025-10-23T11:19:00Z"/>
              <w:rFonts w:ascii="SimSun" w:eastAsia="SimSun" w:hAnsi="SimSun" w:cs="SimSun"/>
              <w:kern w:val="0"/>
              <w:lang w:val="en-US"/>
              <w14:ligatures w14:val="none"/>
            </w:rPr>
          </w:rPrChange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确认变量可用性（通过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查找工具）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A00FF47" w14:textId="366EA37D" w:rsidR="00A94FC3" w:rsidRPr="00601196" w:rsidRDefault="00A94FC3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ins w:id="103" w:author="Finley Yu" w:date="2025-10-23T13:19:00Z" w16du:dateUtc="2025-10-23T11:19:00Z">
        <w:r>
          <w:rPr>
            <w:rFonts w:ascii="SimSun" w:eastAsia="SimSun" w:hAnsi="SimSun" w:cs="SimSun" w:hint="eastAsia"/>
            <w:kern w:val="0"/>
            <w:lang w:val="en-US"/>
            <w14:ligatures w14:val="none"/>
          </w:rPr>
          <w:t>图像数据：胸片</w:t>
        </w:r>
      </w:ins>
    </w:p>
    <w:p w14:paraId="60F73664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特征提取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06EE7BBD" w14:textId="5BC48A9F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Hulu-Med-32B</w:t>
      </w:r>
      <w:r w:rsidR="003450D2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="003450D2">
        <w:rPr>
          <w:rFonts w:ascii="SimSun" w:eastAsia="SimSun" w:hAnsi="SimSun" w:cs="SimSun" w:hint="eastAsia"/>
          <w:kern w:val="0"/>
          <w14:ligatures w14:val="none"/>
        </w:rPr>
        <w:t>或其他模型，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提取文本、影像和数值数据的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060DBA3C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验证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质量（通过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t-SNE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或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UMAP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可视化特征分布）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7AE4897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数据划分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423BCEB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70%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训练集、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15%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验证集、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15%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测试集，时间维度无重叠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A136B12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队列：作为外部验证集，分别评估短期（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3-12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月）和长期（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24-84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月）预测性能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5FF7A5D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模型训练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4506201F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使用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kern w:val="0"/>
          <w14:ligatures w14:val="none"/>
        </w:rPr>
        <w:t>进行生存分析，优化超参数（学习率、最大深度）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70B130A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对比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Cox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模型、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DeepSurv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LSTM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的性能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EE62EF1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Fine-tune Hulu-Med-32B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，目标为预测未来影像和关键指标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FA391E3" w14:textId="77777777" w:rsidR="00601196" w:rsidRPr="00601196" w:rsidRDefault="00601196" w:rsidP="00601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模型验证与比较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4120B676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评估指标：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AUC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分数、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Kaplan-Meier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曲线、预测趋势与实际值的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MAE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F04B698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跨数据集验证：在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队列上验证模型泛化能力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2DDA403" w14:textId="77777777" w:rsidR="00601196" w:rsidRPr="00601196" w:rsidRDefault="00601196" w:rsidP="0060119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可解释性分析：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值、注意力权重可视化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5BE9C2CE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实验结果（预期</w:t>
      </w:r>
      <w:r w:rsidRPr="00601196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14:paraId="31E3501F" w14:textId="77777777" w:rsidR="00601196" w:rsidRPr="00601196" w:rsidRDefault="00601196" w:rsidP="00601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生存分析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788595B1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Kaplan-Meier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曲线：比较高风险和低风险组的生存概率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7CC9EBD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特征重要性：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值条形图，突出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、影像特征等的作用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FF280AB" w14:textId="77777777" w:rsidR="00601196" w:rsidRPr="00601196" w:rsidRDefault="00601196" w:rsidP="00601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时序预测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53EE8F3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趋势图：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FEV1/FVC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、肺结节大小的预测值与实际值对比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97BA165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短期与长期预测性能：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AUC</w:t>
      </w:r>
      <w:r w:rsidRPr="00601196">
        <w:rPr>
          <w:rFonts w:ascii="SimSun" w:eastAsia="SimSun" w:hAnsi="SimSun" w:cs="SimSun" w:hint="eastAsia"/>
          <w:kern w:val="0"/>
          <w14:ligatures w14:val="none"/>
        </w:rPr>
        <w:t>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MAE</w:t>
      </w:r>
      <w:r w:rsidRPr="00601196">
        <w:rPr>
          <w:rFonts w:ascii="SimSun" w:eastAsia="SimSun" w:hAnsi="SimSun" w:cs="SimSun" w:hint="eastAsia"/>
          <w:kern w:val="0"/>
          <w14:ligatures w14:val="none"/>
        </w:rPr>
        <w:t>等指标在不同随访时间点的表现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6EB87D7" w14:textId="77777777" w:rsidR="00601196" w:rsidRPr="00601196" w:rsidRDefault="00601196" w:rsidP="00601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跨数据集验证</w:t>
      </w:r>
      <w:r w:rsidRPr="00601196">
        <w:rPr>
          <w:rFonts w:ascii="SimSun" w:eastAsia="SimSun" w:hAnsi="SimSun" w:cs="SimSun"/>
          <w:kern w:val="0"/>
          <w14:ligatures w14:val="none"/>
        </w:rPr>
        <w:t>：</w:t>
      </w:r>
    </w:p>
    <w:p w14:paraId="54C72F60" w14:textId="77777777" w:rsidR="00601196" w:rsidRPr="00601196" w:rsidRDefault="00601196" w:rsidP="0060119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队列的预测性能，验证模型在不同人群和疾病阶段的泛化能力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787161C5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文章贡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献</w:t>
      </w:r>
    </w:p>
    <w:p w14:paraId="30C0B1FC" w14:textId="74E91415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提出了一种基于医学</w:t>
      </w:r>
      <w:ins w:id="104" w:author="Zhong Cao" w:date="2025-10-23T15:34:00Z">
        <w:r w:rsidR="00086458">
          <w:rPr>
            <w:rFonts w:ascii="SimSun" w:eastAsia="SimSun" w:hAnsi="SimSun" w:cs="SimSun" w:hint="eastAsia"/>
            <w:kern w:val="0"/>
            <w14:ligatures w14:val="none"/>
          </w:rPr>
          <w:t>指南指标</w:t>
        </w:r>
      </w:ins>
      <w:del w:id="105" w:author="Zhong Cao" w:date="2025-10-23T15:34:00Z">
        <w:r w:rsidRPr="00601196" w:rsidDel="00086458">
          <w:rPr>
            <w:rFonts w:ascii="SimSun" w:eastAsia="SimSun" w:hAnsi="SimSun" w:cs="SimSun" w:hint="eastAsia"/>
            <w:kern w:val="0"/>
            <w14:ligatures w14:val="none"/>
          </w:rPr>
          <w:delText>知识注入</w:delText>
        </w:r>
      </w:del>
      <w:r w:rsidRPr="00601196">
        <w:rPr>
          <w:rFonts w:ascii="SimSun" w:eastAsia="SimSun" w:hAnsi="SimSun" w:cs="SimSun" w:hint="eastAsia"/>
          <w:kern w:val="0"/>
          <w14:ligatures w14:val="none"/>
        </w:rPr>
        <w:t>的多模态框架，显著提升了呼吸疾病时序风险预测的精度和可解释性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B78EE48" w14:textId="77777777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在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UK Biobank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和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IPF</w:t>
      </w:r>
      <w:r w:rsidRPr="00601196">
        <w:rPr>
          <w:rFonts w:ascii="SimSun" w:eastAsia="SimSun" w:hAnsi="SimSun" w:cs="SimSun" w:hint="eastAsia"/>
          <w:kern w:val="0"/>
          <w14:ligatures w14:val="none"/>
        </w:rPr>
        <w:t>队列上实现了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SOTA</w:t>
      </w:r>
      <w:r w:rsidRPr="00601196">
        <w:rPr>
          <w:rFonts w:ascii="SimSun" w:eastAsia="SimSun" w:hAnsi="SimSun" w:cs="SimSun" w:hint="eastAsia"/>
          <w:kern w:val="0"/>
          <w14:ligatures w14:val="none"/>
        </w:rPr>
        <w:t>性能，验证了模型的泛化能力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95A22EA" w14:textId="77777777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通过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SHAP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值和注意力权重分析，提供了高可解释性的预测结果，为临床决策提供了可靠工具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31FA2DEC" w14:textId="4D3F3838" w:rsidR="00601196" w:rsidRPr="00601196" w:rsidRDefault="00601196" w:rsidP="00601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SimSun" w:eastAsia="SimSun" w:hAnsi="SimSun" w:cs="SimSun" w:hint="eastAsia"/>
          <w:kern w:val="0"/>
          <w14:ligatures w14:val="none"/>
        </w:rPr>
        <w:t>开发了一种通用的多模态时序特征提取方法，可推广至其他慢性疾病风险预测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65C07213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lastRenderedPageBreak/>
        <w:t>时间计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划</w:t>
      </w:r>
    </w:p>
    <w:p w14:paraId="22E53DB6" w14:textId="2AD90EEF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commentRangeStart w:id="106"/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1-2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：任务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，完成多模态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实验，确定最佳方式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F7D3DCB" w14:textId="77777777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：任务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，整理变量特征表格，确认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Field ID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和数据可用性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12B863F3" w14:textId="77777777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3-4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：模型训练、验证和结果分析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</w:p>
    <w:p w14:paraId="46DF1487" w14:textId="77777777" w:rsidR="00601196" w:rsidRPr="00601196" w:rsidRDefault="00601196" w:rsidP="00601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1-2</w:t>
      </w:r>
      <w:r w:rsidRPr="00601196">
        <w:rPr>
          <w:rFonts w:ascii="SimSun" w:eastAsia="SimSun" w:hAnsi="SimSun" w:cs="SimSun" w:hint="eastAsia"/>
          <w:b/>
          <w:bCs/>
          <w:kern w:val="0"/>
          <w14:ligatures w14:val="none"/>
        </w:rPr>
        <w:t>个月</w:t>
      </w:r>
      <w:r w:rsidRPr="00601196">
        <w:rPr>
          <w:rFonts w:ascii="SimSun" w:eastAsia="SimSun" w:hAnsi="SimSun" w:cs="SimSun" w:hint="eastAsia"/>
          <w:kern w:val="0"/>
          <w14:ligatures w14:val="none"/>
        </w:rPr>
        <w:t>：文章撰写和投稿准备</w:t>
      </w:r>
      <w:r w:rsidRPr="00601196">
        <w:rPr>
          <w:rFonts w:ascii="SimSun" w:eastAsia="SimSun" w:hAnsi="SimSun" w:cs="SimSun"/>
          <w:kern w:val="0"/>
          <w14:ligatures w14:val="none"/>
        </w:rPr>
        <w:t>。</w:t>
      </w:r>
      <w:commentRangeEnd w:id="106"/>
      <w:r w:rsidR="00743D53">
        <w:rPr>
          <w:rStyle w:val="CommentReference"/>
        </w:rPr>
        <w:commentReference w:id="106"/>
      </w:r>
    </w:p>
    <w:p w14:paraId="7723622C" w14:textId="77777777" w:rsidR="00601196" w:rsidRPr="00601196" w:rsidRDefault="00601196" w:rsidP="00601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196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参考文</w:t>
      </w:r>
      <w:r w:rsidRPr="00601196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献</w:t>
      </w:r>
    </w:p>
    <w:p w14:paraId="237A17BD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2019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Environmental correlates of chronic obstructive pulmonary disease in 96779 participants from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10.1016/S2542-5196(19)30214-1).</w:t>
      </w:r>
    </w:p>
    <w:p w14:paraId="1DED7AC4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2024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Associations of combined phenotypic ageing and genetic risk with incidence of chronic respiratory diseases in the UK Biobank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10.1183/13993003.01720-2023).</w:t>
      </w:r>
    </w:p>
    <w:p w14:paraId="3A8B6128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2025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UKB-MDRMF: a multi-disease risk and multimorbidity framework based on UK biobank data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(DOI: 10.1038/s41467-025-58724-3).</w:t>
      </w:r>
    </w:p>
    <w:p w14:paraId="101B1EF7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2023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Survey on Multimodal Large Language Models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(arXiv:2306.13549).</w:t>
      </w:r>
    </w:p>
    <w:p w14:paraId="7B7F9EA0" w14:textId="77777777" w:rsidR="00601196" w:rsidRPr="00601196" w:rsidRDefault="00601196" w:rsidP="0060119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2024 </w:t>
      </w:r>
      <w:r w:rsidRPr="00601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Temporal Modeling in Deep Learning for Time Series Forecasting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01196">
        <w:rPr>
          <w:rFonts w:ascii="SimSun" w:eastAsia="SimSun" w:hAnsi="SimSun" w:cs="SimSun" w:hint="eastAsia"/>
          <w:kern w:val="0"/>
          <w14:ligatures w14:val="none"/>
        </w:rPr>
        <w:t>待补充具体</w:t>
      </w:r>
      <w:r w:rsidRPr="00601196">
        <w:rPr>
          <w:rFonts w:ascii="Times New Roman" w:eastAsia="Times New Roman" w:hAnsi="Times New Roman" w:cs="Times New Roman"/>
          <w:kern w:val="0"/>
          <w14:ligatures w14:val="none"/>
        </w:rPr>
        <w:t>DOI).</w:t>
      </w:r>
    </w:p>
    <w:p w14:paraId="18A6BAB0" w14:textId="77777777" w:rsidR="00E500C9" w:rsidRPr="00601196" w:rsidRDefault="00E500C9" w:rsidP="00601196"/>
    <w:sectPr w:rsidR="00E500C9" w:rsidRPr="00601196">
      <w:headerReference w:type="default" r:id="rId11"/>
      <w:footerReference w:type="default" r:id="rId12"/>
      <w:pgSz w:w="11905" w:h="16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6" w:author="Zhong Cao" w:date="2025-10-23T15:45:00Z" w:initials="MOU">
    <w:p w14:paraId="608BD15C" w14:textId="497C0CB9" w:rsidR="00743D53" w:rsidRDefault="00743D53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重新写一下，这个进度有点慢。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8BD1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B0B1FD6" w16cex:dateUtc="2025-10-23T07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8BD15C" w16cid:durableId="5B0B1F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4B56F" w14:textId="77777777" w:rsidR="00434561" w:rsidRDefault="00434561">
      <w:pPr>
        <w:spacing w:after="0" w:line="240" w:lineRule="auto"/>
      </w:pPr>
      <w:r>
        <w:separator/>
      </w:r>
    </w:p>
  </w:endnote>
  <w:endnote w:type="continuationSeparator" w:id="0">
    <w:p w14:paraId="5E31A039" w14:textId="77777777" w:rsidR="00434561" w:rsidRDefault="00434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ZXiaoBiaoSong-B05S">
    <w:altName w:val="Microsoft YaHei"/>
    <w:panose1 w:val="020B0604020202020204"/>
    <w:charset w:val="86"/>
    <w:family w:val="script"/>
    <w:pitch w:val="variable"/>
    <w:sig w:usb0="00000001" w:usb1="080E0000" w:usb2="00000010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B4E75" w14:textId="77777777" w:rsidR="00E500C9" w:rsidRDefault="00E500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DE5DB" w14:textId="77777777" w:rsidR="00434561" w:rsidRDefault="00434561">
      <w:pPr>
        <w:spacing w:after="0" w:line="240" w:lineRule="auto"/>
      </w:pPr>
      <w:r>
        <w:separator/>
      </w:r>
    </w:p>
  </w:footnote>
  <w:footnote w:type="continuationSeparator" w:id="0">
    <w:p w14:paraId="542E7E1F" w14:textId="77777777" w:rsidR="00434561" w:rsidRDefault="00434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CCF88" w14:textId="77777777" w:rsidR="00E500C9" w:rsidRDefault="00E500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07B"/>
    <w:multiLevelType w:val="hybridMultilevel"/>
    <w:tmpl w:val="A740B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B2E3A"/>
    <w:multiLevelType w:val="multilevel"/>
    <w:tmpl w:val="3A3E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960EC"/>
    <w:multiLevelType w:val="multilevel"/>
    <w:tmpl w:val="07BACF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AE13A0"/>
    <w:multiLevelType w:val="multilevel"/>
    <w:tmpl w:val="3D6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3576D"/>
    <w:multiLevelType w:val="multilevel"/>
    <w:tmpl w:val="6D96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1257D"/>
    <w:multiLevelType w:val="multilevel"/>
    <w:tmpl w:val="B55E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85346"/>
    <w:multiLevelType w:val="multilevel"/>
    <w:tmpl w:val="C452FA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E7F7597"/>
    <w:multiLevelType w:val="hybridMultilevel"/>
    <w:tmpl w:val="19D441A2"/>
    <w:lvl w:ilvl="0" w:tplc="E1A054A8">
      <w:numFmt w:val="bullet"/>
      <w:lvlText w:val="-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F4A53"/>
    <w:multiLevelType w:val="multilevel"/>
    <w:tmpl w:val="407A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65A3C"/>
    <w:multiLevelType w:val="multilevel"/>
    <w:tmpl w:val="CDE45E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F9E57E2"/>
    <w:multiLevelType w:val="multilevel"/>
    <w:tmpl w:val="88B890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AB65CB"/>
    <w:multiLevelType w:val="multilevel"/>
    <w:tmpl w:val="E74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50C90"/>
    <w:multiLevelType w:val="multilevel"/>
    <w:tmpl w:val="21D2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B4EE0"/>
    <w:multiLevelType w:val="multilevel"/>
    <w:tmpl w:val="4D8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631CC"/>
    <w:multiLevelType w:val="multilevel"/>
    <w:tmpl w:val="1B7E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6B4CA0"/>
    <w:multiLevelType w:val="multilevel"/>
    <w:tmpl w:val="B4E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E6EBC"/>
    <w:multiLevelType w:val="multilevel"/>
    <w:tmpl w:val="CFE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52DF7"/>
    <w:multiLevelType w:val="hybridMultilevel"/>
    <w:tmpl w:val="1D56D6C6"/>
    <w:lvl w:ilvl="0" w:tplc="E1A054A8">
      <w:numFmt w:val="bullet"/>
      <w:lvlText w:val="-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9703FD"/>
    <w:multiLevelType w:val="multilevel"/>
    <w:tmpl w:val="3C60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672808">
    <w:abstractNumId w:val="2"/>
  </w:num>
  <w:num w:numId="2" w16cid:durableId="117840116">
    <w:abstractNumId w:val="6"/>
  </w:num>
  <w:num w:numId="3" w16cid:durableId="1572688738">
    <w:abstractNumId w:val="9"/>
  </w:num>
  <w:num w:numId="4" w16cid:durableId="1654334867">
    <w:abstractNumId w:val="10"/>
  </w:num>
  <w:num w:numId="5" w16cid:durableId="1093093887">
    <w:abstractNumId w:val="12"/>
  </w:num>
  <w:num w:numId="6" w16cid:durableId="1676835183">
    <w:abstractNumId w:val="3"/>
  </w:num>
  <w:num w:numId="7" w16cid:durableId="1150555931">
    <w:abstractNumId w:val="13"/>
  </w:num>
  <w:num w:numId="8" w16cid:durableId="431711159">
    <w:abstractNumId w:val="4"/>
  </w:num>
  <w:num w:numId="9" w16cid:durableId="1127553224">
    <w:abstractNumId w:val="15"/>
  </w:num>
  <w:num w:numId="10" w16cid:durableId="97456464">
    <w:abstractNumId w:val="16"/>
  </w:num>
  <w:num w:numId="11" w16cid:durableId="1592422485">
    <w:abstractNumId w:val="14"/>
  </w:num>
  <w:num w:numId="12" w16cid:durableId="755249168">
    <w:abstractNumId w:val="8"/>
  </w:num>
  <w:num w:numId="13" w16cid:durableId="372194037">
    <w:abstractNumId w:val="1"/>
  </w:num>
  <w:num w:numId="14" w16cid:durableId="148063718">
    <w:abstractNumId w:val="18"/>
  </w:num>
  <w:num w:numId="15" w16cid:durableId="1584756808">
    <w:abstractNumId w:val="11"/>
  </w:num>
  <w:num w:numId="16" w16cid:durableId="1189561990">
    <w:abstractNumId w:val="5"/>
  </w:num>
  <w:num w:numId="17" w16cid:durableId="849293617">
    <w:abstractNumId w:val="7"/>
  </w:num>
  <w:num w:numId="18" w16cid:durableId="1774933344">
    <w:abstractNumId w:val="17"/>
  </w:num>
  <w:num w:numId="19" w16cid:durableId="12610657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hong Cao">
    <w15:presenceInfo w15:providerId="None" w15:userId="Zhong Cao"/>
  </w15:person>
  <w15:person w15:author="Finley Yu">
    <w15:presenceInfo w15:providerId="Windows Live" w15:userId="3033f61a826907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C9"/>
    <w:rsid w:val="00013501"/>
    <w:rsid w:val="000343D7"/>
    <w:rsid w:val="00086458"/>
    <w:rsid w:val="0008663C"/>
    <w:rsid w:val="000D5366"/>
    <w:rsid w:val="00154E97"/>
    <w:rsid w:val="00174418"/>
    <w:rsid w:val="001A0537"/>
    <w:rsid w:val="00202863"/>
    <w:rsid w:val="002F125E"/>
    <w:rsid w:val="002F490D"/>
    <w:rsid w:val="00313CC6"/>
    <w:rsid w:val="00322689"/>
    <w:rsid w:val="003450D2"/>
    <w:rsid w:val="00355918"/>
    <w:rsid w:val="00360591"/>
    <w:rsid w:val="0038079E"/>
    <w:rsid w:val="00384620"/>
    <w:rsid w:val="004076C4"/>
    <w:rsid w:val="00434561"/>
    <w:rsid w:val="005A4966"/>
    <w:rsid w:val="005E13E7"/>
    <w:rsid w:val="005F3FDE"/>
    <w:rsid w:val="00601196"/>
    <w:rsid w:val="0067737A"/>
    <w:rsid w:val="006C0124"/>
    <w:rsid w:val="006D0709"/>
    <w:rsid w:val="006F24F0"/>
    <w:rsid w:val="00743D53"/>
    <w:rsid w:val="00747D60"/>
    <w:rsid w:val="00750FCC"/>
    <w:rsid w:val="00765FD3"/>
    <w:rsid w:val="0078421B"/>
    <w:rsid w:val="007A3FF5"/>
    <w:rsid w:val="008450F4"/>
    <w:rsid w:val="008B35DA"/>
    <w:rsid w:val="008D6AC0"/>
    <w:rsid w:val="008E6B51"/>
    <w:rsid w:val="008F076B"/>
    <w:rsid w:val="009059AF"/>
    <w:rsid w:val="00915734"/>
    <w:rsid w:val="0094781B"/>
    <w:rsid w:val="00995A26"/>
    <w:rsid w:val="00A4071F"/>
    <w:rsid w:val="00A918F2"/>
    <w:rsid w:val="00A94FC3"/>
    <w:rsid w:val="00AF18EE"/>
    <w:rsid w:val="00B243B3"/>
    <w:rsid w:val="00B92805"/>
    <w:rsid w:val="00BD724F"/>
    <w:rsid w:val="00BE1D93"/>
    <w:rsid w:val="00C8073D"/>
    <w:rsid w:val="00D31F2F"/>
    <w:rsid w:val="00D334BE"/>
    <w:rsid w:val="00D66CF3"/>
    <w:rsid w:val="00DB2DB6"/>
    <w:rsid w:val="00E274F2"/>
    <w:rsid w:val="00E47EE0"/>
    <w:rsid w:val="00E500C9"/>
    <w:rsid w:val="00EA3550"/>
    <w:rsid w:val="00EA7674"/>
    <w:rsid w:val="00EC0CAC"/>
    <w:rsid w:val="00F804AA"/>
    <w:rsid w:val="00FA2E7B"/>
    <w:rsid w:val="00FC67AF"/>
    <w:rsid w:val="00FE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80AB8"/>
  <w15:docId w15:val="{A93CED93-527F-354C-8207-AB8358703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1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1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1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1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1196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1196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1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601196"/>
    <w:rPr>
      <w:i/>
      <w:iCs/>
    </w:rPr>
  </w:style>
  <w:style w:type="character" w:styleId="Strong">
    <w:name w:val="Strong"/>
    <w:basedOn w:val="DefaultParagraphFont"/>
    <w:uiPriority w:val="22"/>
    <w:qFormat/>
    <w:rsid w:val="00601196"/>
    <w:rPr>
      <w:b/>
      <w:bCs/>
    </w:rPr>
  </w:style>
  <w:style w:type="paragraph" w:styleId="Revision">
    <w:name w:val="Revision"/>
    <w:hidden/>
    <w:uiPriority w:val="99"/>
    <w:semiHidden/>
    <w:rsid w:val="007A3FF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43D53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3D5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3D5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3D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3D53"/>
    <w:rPr>
      <w:b/>
      <w:bCs/>
    </w:rPr>
  </w:style>
  <w:style w:type="paragraph" w:styleId="ListParagraph">
    <w:name w:val="List Paragraph"/>
    <w:basedOn w:val="Normal"/>
    <w:uiPriority w:val="34"/>
    <w:qFormat/>
    <w:rsid w:val="00407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Finley Yu</cp:lastModifiedBy>
  <cp:revision>1</cp:revision>
  <dcterms:created xsi:type="dcterms:W3CDTF">2025-10-23T11:14:00Z</dcterms:created>
  <dcterms:modified xsi:type="dcterms:W3CDTF">2025-10-26T20:49:00Z</dcterms:modified>
</cp:coreProperties>
</file>